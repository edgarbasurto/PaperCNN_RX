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65F1B" w14:textId="6E07A3A2" w:rsidR="002C2AFD" w:rsidRDefault="00072EF3" w:rsidP="00D2257A">
      <w:pPr>
        <w:spacing w:after="0"/>
        <w:ind w:left="567" w:right="543"/>
        <w:jc w:val="center"/>
        <w:rPr>
          <w:rFonts w:eastAsiaTheme="majorEastAsia" w:cstheme="majorBidi"/>
          <w:spacing w:val="-10"/>
          <w:kern w:val="28"/>
          <w:sz w:val="40"/>
          <w:szCs w:val="56"/>
        </w:rPr>
      </w:pPr>
      <w:r>
        <w:rPr>
          <w:rFonts w:eastAsiaTheme="majorEastAsia" w:cstheme="majorBidi"/>
          <w:spacing w:val="-10"/>
          <w:kern w:val="28"/>
          <w:sz w:val="40"/>
          <w:szCs w:val="56"/>
        </w:rPr>
        <w:t>Análisis</w:t>
      </w:r>
      <w:r w:rsidR="003336B1">
        <w:rPr>
          <w:rFonts w:eastAsiaTheme="majorEastAsia" w:cstheme="majorBidi"/>
          <w:spacing w:val="-10"/>
          <w:kern w:val="28"/>
          <w:sz w:val="40"/>
          <w:szCs w:val="56"/>
        </w:rPr>
        <w:t xml:space="preserve"> de Imágenes R</w:t>
      </w:r>
      <w:r w:rsidR="00C1101A">
        <w:rPr>
          <w:rFonts w:eastAsiaTheme="majorEastAsia" w:cstheme="majorBidi"/>
          <w:spacing w:val="-10"/>
          <w:kern w:val="28"/>
          <w:sz w:val="40"/>
          <w:szCs w:val="56"/>
        </w:rPr>
        <w:t>ayos X</w:t>
      </w:r>
      <w:r w:rsidR="003336B1">
        <w:rPr>
          <w:rFonts w:eastAsiaTheme="majorEastAsia" w:cstheme="majorBidi"/>
          <w:spacing w:val="-10"/>
          <w:kern w:val="28"/>
          <w:sz w:val="40"/>
          <w:szCs w:val="56"/>
        </w:rPr>
        <w:t xml:space="preserve"> </w:t>
      </w:r>
      <w:r>
        <w:rPr>
          <w:rFonts w:eastAsiaTheme="majorEastAsia" w:cstheme="majorBidi"/>
          <w:spacing w:val="-10"/>
          <w:kern w:val="28"/>
          <w:sz w:val="40"/>
          <w:szCs w:val="56"/>
        </w:rPr>
        <w:t>C</w:t>
      </w:r>
      <w:r w:rsidR="003336B1">
        <w:rPr>
          <w:rFonts w:eastAsiaTheme="majorEastAsia" w:cstheme="majorBidi"/>
          <w:spacing w:val="-10"/>
          <w:kern w:val="28"/>
          <w:sz w:val="40"/>
          <w:szCs w:val="56"/>
        </w:rPr>
        <w:t xml:space="preserve">erebrales </w:t>
      </w:r>
      <w:r w:rsidR="000E2E16">
        <w:rPr>
          <w:rFonts w:eastAsiaTheme="majorEastAsia" w:cstheme="majorBidi"/>
          <w:spacing w:val="-10"/>
          <w:kern w:val="28"/>
          <w:sz w:val="40"/>
          <w:szCs w:val="56"/>
        </w:rPr>
        <w:t xml:space="preserve">Usando Redes Neuronales </w:t>
      </w:r>
      <w:r w:rsidR="00B861A1">
        <w:rPr>
          <w:rFonts w:eastAsiaTheme="majorEastAsia" w:cstheme="majorBidi"/>
          <w:spacing w:val="-10"/>
          <w:kern w:val="28"/>
          <w:sz w:val="40"/>
          <w:szCs w:val="56"/>
        </w:rPr>
        <w:t>Conv</w:t>
      </w:r>
      <w:r w:rsidR="00193941">
        <w:rPr>
          <w:rFonts w:eastAsiaTheme="majorEastAsia" w:cstheme="majorBidi"/>
          <w:spacing w:val="-10"/>
          <w:kern w:val="28"/>
          <w:sz w:val="40"/>
          <w:szCs w:val="56"/>
        </w:rPr>
        <w:t>olucio</w:t>
      </w:r>
      <w:r w:rsidR="00B861A1">
        <w:rPr>
          <w:rFonts w:eastAsiaTheme="majorEastAsia" w:cstheme="majorBidi"/>
          <w:spacing w:val="-10"/>
          <w:kern w:val="28"/>
          <w:sz w:val="40"/>
          <w:szCs w:val="56"/>
        </w:rPr>
        <w:t xml:space="preserve">nales </w:t>
      </w:r>
      <w:proofErr w:type="spellStart"/>
      <w:r w:rsidR="00801841">
        <w:rPr>
          <w:rFonts w:eastAsiaTheme="majorEastAsia" w:cstheme="majorBidi"/>
          <w:spacing w:val="-10"/>
          <w:kern w:val="28"/>
          <w:sz w:val="40"/>
          <w:szCs w:val="56"/>
        </w:rPr>
        <w:t>VGG</w:t>
      </w:r>
      <w:r w:rsidR="00B861A1">
        <w:rPr>
          <w:rFonts w:eastAsiaTheme="majorEastAsia" w:cstheme="majorBidi"/>
          <w:spacing w:val="-10"/>
          <w:kern w:val="28"/>
          <w:sz w:val="40"/>
          <w:szCs w:val="56"/>
        </w:rPr>
        <w:t>Net</w:t>
      </w:r>
      <w:proofErr w:type="spellEnd"/>
    </w:p>
    <w:p w14:paraId="10EFBEEF" w14:textId="6FB730BC" w:rsidR="00254E0B" w:rsidRPr="003336B1" w:rsidRDefault="00F4460A" w:rsidP="00D2257A">
      <w:pPr>
        <w:ind w:left="567" w:right="543"/>
        <w:jc w:val="center"/>
        <w:rPr>
          <w:sz w:val="22"/>
          <w:lang w:val="en-US"/>
        </w:rPr>
      </w:pPr>
      <w:r w:rsidRPr="003336B1">
        <w:rPr>
          <w:sz w:val="22"/>
          <w:lang w:val="en-US"/>
        </w:rPr>
        <w:t xml:space="preserve">Edgar Daniel </w:t>
      </w:r>
      <w:r w:rsidR="00254E0B" w:rsidRPr="003336B1">
        <w:rPr>
          <w:sz w:val="22"/>
          <w:lang w:val="en-US"/>
        </w:rPr>
        <w:t xml:space="preserve">Basurto, </w:t>
      </w:r>
      <w:r w:rsidRPr="003336B1">
        <w:rPr>
          <w:sz w:val="22"/>
          <w:lang w:val="en-US"/>
        </w:rPr>
        <w:t xml:space="preserve">Edwin </w:t>
      </w:r>
      <w:r w:rsidR="00254E0B" w:rsidRPr="003336B1">
        <w:rPr>
          <w:sz w:val="22"/>
          <w:lang w:val="en-US"/>
        </w:rPr>
        <w:t>R</w:t>
      </w:r>
      <w:r w:rsidRPr="003336B1">
        <w:rPr>
          <w:sz w:val="22"/>
          <w:lang w:val="en-US"/>
        </w:rPr>
        <w:t>afael Larrea</w:t>
      </w:r>
    </w:p>
    <w:p w14:paraId="652B15F0" w14:textId="77777777" w:rsidR="00254E0B" w:rsidRPr="00F4460A" w:rsidRDefault="00254E0B" w:rsidP="00D2257A">
      <w:pPr>
        <w:spacing w:after="0"/>
        <w:ind w:left="567" w:right="543"/>
        <w:jc w:val="center"/>
        <w:rPr>
          <w:sz w:val="22"/>
        </w:rPr>
      </w:pPr>
      <w:r w:rsidRPr="00F4460A">
        <w:rPr>
          <w:sz w:val="22"/>
        </w:rPr>
        <w:t>Universidad de Guayaquil</w:t>
      </w:r>
    </w:p>
    <w:p w14:paraId="7B10E568" w14:textId="77777777" w:rsidR="00457AA3" w:rsidRPr="00F4460A" w:rsidRDefault="00457AA3" w:rsidP="00D2257A">
      <w:pPr>
        <w:spacing w:after="0"/>
        <w:ind w:left="567" w:right="543"/>
        <w:jc w:val="center"/>
        <w:rPr>
          <w:sz w:val="22"/>
        </w:rPr>
      </w:pPr>
      <w:r w:rsidRPr="00F4460A">
        <w:rPr>
          <w:sz w:val="22"/>
        </w:rPr>
        <w:t>Facultad de Ciencias Matemáticas y Físicas</w:t>
      </w:r>
    </w:p>
    <w:p w14:paraId="6245B150" w14:textId="77777777" w:rsidR="00457AA3" w:rsidRPr="00F4460A" w:rsidRDefault="00457AA3" w:rsidP="00D2257A">
      <w:pPr>
        <w:spacing w:after="0"/>
        <w:ind w:left="567" w:right="543"/>
        <w:jc w:val="center"/>
        <w:rPr>
          <w:sz w:val="22"/>
        </w:rPr>
      </w:pPr>
      <w:r w:rsidRPr="00F4460A">
        <w:rPr>
          <w:sz w:val="22"/>
        </w:rPr>
        <w:t>Ingeniería de Software</w:t>
      </w:r>
    </w:p>
    <w:p w14:paraId="35B36364" w14:textId="6ED190E4" w:rsidR="00D0661C" w:rsidRPr="00F4460A" w:rsidRDefault="00457AA3" w:rsidP="00D2257A">
      <w:pPr>
        <w:spacing w:after="0"/>
        <w:ind w:left="567" w:right="543"/>
        <w:jc w:val="center"/>
        <w:rPr>
          <w:sz w:val="22"/>
        </w:rPr>
      </w:pPr>
      <w:r w:rsidRPr="00F4460A">
        <w:rPr>
          <w:sz w:val="22"/>
        </w:rPr>
        <w:t xml:space="preserve">Ing. </w:t>
      </w:r>
      <w:r w:rsidR="00F4460A" w:rsidRPr="00F4460A">
        <w:rPr>
          <w:sz w:val="22"/>
        </w:rPr>
        <w:t xml:space="preserve">Darwin Patiño Perez </w:t>
      </w:r>
      <w:proofErr w:type="spellStart"/>
      <w:r w:rsidR="00F4460A" w:rsidRPr="00F4460A">
        <w:rPr>
          <w:sz w:val="22"/>
        </w:rPr>
        <w:t>Msc</w:t>
      </w:r>
      <w:proofErr w:type="spellEnd"/>
      <w:r w:rsidR="00F4460A" w:rsidRPr="00F4460A">
        <w:rPr>
          <w:sz w:val="22"/>
        </w:rPr>
        <w:t>.</w:t>
      </w:r>
    </w:p>
    <w:p w14:paraId="31B25D62" w14:textId="77777777" w:rsidR="00D0661C" w:rsidRDefault="00D0661C" w:rsidP="00D0661C"/>
    <w:p w14:paraId="0FF66929" w14:textId="2C259DCA" w:rsidR="00596406" w:rsidRPr="006C24AE" w:rsidRDefault="1F2AA2CC" w:rsidP="006C212C">
      <w:pPr>
        <w:tabs>
          <w:tab w:val="left" w:pos="7371"/>
        </w:tabs>
        <w:ind w:left="2268" w:right="1961"/>
        <w:jc w:val="center"/>
        <w:rPr>
          <w:b/>
          <w:bCs/>
        </w:rPr>
      </w:pPr>
      <w:r w:rsidRPr="006C24AE">
        <w:rPr>
          <w:b/>
          <w:bCs/>
        </w:rPr>
        <w:t>Resumen</w:t>
      </w:r>
    </w:p>
    <w:p w14:paraId="7B2D0E13" w14:textId="1D553A5E" w:rsidR="00596406" w:rsidRPr="00596406" w:rsidRDefault="00596406" w:rsidP="006C212C">
      <w:pPr>
        <w:ind w:left="2268" w:right="1961"/>
        <w:jc w:val="both"/>
        <w:rPr>
          <w:lang w:val="es-ES"/>
        </w:rPr>
      </w:pPr>
      <w:r w:rsidRPr="00596406">
        <w:rPr>
          <w:lang w:val="es-ES"/>
        </w:rPr>
        <w:t xml:space="preserve">El presente estudio aborda el desarrollo y entrenamiento de un modelo de detección de tumores cerebrales utilizando redes neuronales convolucionales (CNN) basadas en </w:t>
      </w:r>
      <w:proofErr w:type="spellStart"/>
      <w:r w:rsidRPr="00596406">
        <w:rPr>
          <w:lang w:val="es-ES"/>
        </w:rPr>
        <w:t>VGGNet</w:t>
      </w:r>
      <w:proofErr w:type="spellEnd"/>
      <w:r w:rsidRPr="00596406">
        <w:rPr>
          <w:lang w:val="es-ES"/>
        </w:rPr>
        <w:t>. La investigación se centra en la aplicación de esta tecnología de inteligencia artificial en la interpretación de imágenes médicas de radiografías cerebrales para la detección temprana de patologías.</w:t>
      </w:r>
    </w:p>
    <w:p w14:paraId="0A81FA59" w14:textId="5A84B936" w:rsidR="00596406" w:rsidRPr="00596406" w:rsidRDefault="00351894" w:rsidP="006C212C">
      <w:pPr>
        <w:ind w:left="2268" w:right="1961"/>
        <w:jc w:val="both"/>
        <w:rPr>
          <w:lang w:val="es-ES"/>
        </w:rPr>
      </w:pPr>
      <w:r>
        <w:rPr>
          <w:lang w:val="es-ES"/>
        </w:rPr>
        <w:t>Se</w:t>
      </w:r>
      <w:r w:rsidR="00596406" w:rsidRPr="00596406">
        <w:rPr>
          <w:lang w:val="es-ES"/>
        </w:rPr>
        <w:t xml:space="preserve"> inicia con la recopilación de un conjunto de datos de imágenes de radiografías cerebrales, que se divide en dos categorías: "Tumor" y "</w:t>
      </w:r>
      <w:proofErr w:type="spellStart"/>
      <w:r w:rsidR="00596406" w:rsidRPr="00596406">
        <w:rPr>
          <w:lang w:val="es-ES"/>
        </w:rPr>
        <w:t>Healthy</w:t>
      </w:r>
      <w:proofErr w:type="spellEnd"/>
      <w:r w:rsidR="00596406" w:rsidRPr="00596406">
        <w:rPr>
          <w:lang w:val="es-ES"/>
        </w:rPr>
        <w:t>". Se aplican técnicas de preprocesamiento para normalizar las imágenes.</w:t>
      </w:r>
    </w:p>
    <w:p w14:paraId="0CCA238C" w14:textId="40FF8561" w:rsidR="00596406" w:rsidRPr="00596406" w:rsidRDefault="00301C7D" w:rsidP="006C212C">
      <w:pPr>
        <w:ind w:left="2268" w:right="1961"/>
        <w:jc w:val="both"/>
        <w:rPr>
          <w:lang w:val="es-ES"/>
        </w:rPr>
      </w:pPr>
      <w:r>
        <w:rPr>
          <w:lang w:val="es-ES"/>
        </w:rPr>
        <w:t>S</w:t>
      </w:r>
      <w:r w:rsidRPr="00596406">
        <w:rPr>
          <w:lang w:val="es-ES"/>
        </w:rPr>
        <w:t xml:space="preserve">e elige </w:t>
      </w:r>
      <w:r>
        <w:rPr>
          <w:lang w:val="es-ES"/>
        </w:rPr>
        <w:t>l</w:t>
      </w:r>
      <w:r w:rsidR="00596406" w:rsidRPr="00596406">
        <w:rPr>
          <w:lang w:val="es-ES"/>
        </w:rPr>
        <w:t xml:space="preserve">a arquitectura VGGNet16 </w:t>
      </w:r>
      <w:r>
        <w:rPr>
          <w:lang w:val="es-ES"/>
        </w:rPr>
        <w:t xml:space="preserve">como </w:t>
      </w:r>
      <w:r w:rsidR="00596406" w:rsidRPr="00596406">
        <w:rPr>
          <w:lang w:val="es-ES"/>
        </w:rPr>
        <w:t xml:space="preserve">base para el modelo CNN, </w:t>
      </w:r>
      <w:r>
        <w:rPr>
          <w:lang w:val="es-ES"/>
        </w:rPr>
        <w:t xml:space="preserve">se adaptó </w:t>
      </w:r>
      <w:r w:rsidR="00596406" w:rsidRPr="00596406">
        <w:rPr>
          <w:lang w:val="es-ES"/>
        </w:rPr>
        <w:t xml:space="preserve">la capa de salida </w:t>
      </w:r>
      <w:r w:rsidR="00D248A4">
        <w:rPr>
          <w:lang w:val="es-ES"/>
        </w:rPr>
        <w:t>para ser usada una</w:t>
      </w:r>
      <w:r w:rsidR="00596406" w:rsidRPr="00596406">
        <w:rPr>
          <w:lang w:val="es-ES"/>
        </w:rPr>
        <w:t xml:space="preserve"> clasificación binaria. Durante el entrenamiento, se implementa un </w:t>
      </w:r>
      <w:proofErr w:type="spellStart"/>
      <w:r w:rsidR="00596406" w:rsidRPr="00596406">
        <w:rPr>
          <w:lang w:val="es-ES"/>
        </w:rPr>
        <w:t>Learning</w:t>
      </w:r>
      <w:proofErr w:type="spellEnd"/>
      <w:r w:rsidR="00596406" w:rsidRPr="00596406">
        <w:rPr>
          <w:lang w:val="es-ES"/>
        </w:rPr>
        <w:t xml:space="preserve"> </w:t>
      </w:r>
      <w:proofErr w:type="spellStart"/>
      <w:r w:rsidR="00596406" w:rsidRPr="00596406">
        <w:rPr>
          <w:lang w:val="es-ES"/>
        </w:rPr>
        <w:t>Rate</w:t>
      </w:r>
      <w:proofErr w:type="spellEnd"/>
      <w:r w:rsidR="00596406" w:rsidRPr="00596406">
        <w:rPr>
          <w:lang w:val="es-ES"/>
        </w:rPr>
        <w:t xml:space="preserve"> Schedule y </w:t>
      </w:r>
      <w:proofErr w:type="spellStart"/>
      <w:r w:rsidR="00596406" w:rsidRPr="00596406">
        <w:rPr>
          <w:lang w:val="es-ES"/>
        </w:rPr>
        <w:t>EarlyStopping</w:t>
      </w:r>
      <w:proofErr w:type="spellEnd"/>
      <w:r w:rsidR="00596406" w:rsidRPr="00596406">
        <w:rPr>
          <w:lang w:val="es-ES"/>
        </w:rPr>
        <w:t xml:space="preserve"> para evitar el </w:t>
      </w:r>
      <w:proofErr w:type="spellStart"/>
      <w:r w:rsidR="00596406" w:rsidRPr="00596406">
        <w:rPr>
          <w:lang w:val="es-ES"/>
        </w:rPr>
        <w:t>sobreaprendizaje</w:t>
      </w:r>
      <w:proofErr w:type="spellEnd"/>
      <w:r w:rsidR="00A6153D">
        <w:rPr>
          <w:lang w:val="es-ES"/>
        </w:rPr>
        <w:t xml:space="preserve">, se obtiene </w:t>
      </w:r>
      <w:r w:rsidR="00596406" w:rsidRPr="00596406">
        <w:rPr>
          <w:lang w:val="es-ES"/>
        </w:rPr>
        <w:t>una pérdida del 3.92% y una exactitud del 98.68%.</w:t>
      </w:r>
    </w:p>
    <w:p w14:paraId="15253214" w14:textId="5A06E24B" w:rsidR="1F2AA2CC" w:rsidRPr="00596406" w:rsidRDefault="00596406" w:rsidP="006C212C">
      <w:pPr>
        <w:ind w:left="2268" w:right="1961"/>
        <w:jc w:val="both"/>
        <w:rPr>
          <w:lang w:val="es-ES"/>
        </w:rPr>
      </w:pPr>
      <w:r w:rsidRPr="00596406">
        <w:rPr>
          <w:lang w:val="es-ES"/>
        </w:rPr>
        <w:t xml:space="preserve">En conclusión, la investigación demuestra que la combinación de la arquitectura VGGNet16 y técnicas de preprocesamiento con ajustes cuidadosos de </w:t>
      </w:r>
      <w:proofErr w:type="spellStart"/>
      <w:r w:rsidRPr="00596406">
        <w:rPr>
          <w:lang w:val="es-ES"/>
        </w:rPr>
        <w:t>hiperparámetros</w:t>
      </w:r>
      <w:proofErr w:type="spellEnd"/>
      <w:r w:rsidRPr="00596406">
        <w:rPr>
          <w:lang w:val="es-ES"/>
        </w:rPr>
        <w:t xml:space="preserve"> resulta en un modelo de CNN altamente efectivo para la detección de tumores cerebrales en imágenes de radiografías. Sin embargo, se destaca la importancia de considerar limitaciones como el tamaño del conjunto de datos, la variabilidad de las imágenes y la necesidad de validación clínica antes de aplicar el modelo en un entorno médico real. </w:t>
      </w:r>
      <w:r w:rsidR="00835693" w:rsidRPr="00596406">
        <w:rPr>
          <w:lang w:val="es-ES"/>
        </w:rPr>
        <w:t xml:space="preserve"> </w:t>
      </w:r>
    </w:p>
    <w:p w14:paraId="0645D957" w14:textId="7C298511" w:rsidR="00D0661C" w:rsidRPr="008135FA" w:rsidRDefault="1F2AA2CC" w:rsidP="006C212C">
      <w:pPr>
        <w:ind w:left="2268" w:right="1961"/>
        <w:jc w:val="center"/>
        <w:rPr>
          <w:b/>
          <w:bCs/>
          <w:lang w:val="en-US"/>
        </w:rPr>
      </w:pPr>
      <w:r w:rsidRPr="008135FA">
        <w:rPr>
          <w:b/>
          <w:bCs/>
          <w:lang w:val="en-US"/>
        </w:rPr>
        <w:t>Abstract</w:t>
      </w:r>
    </w:p>
    <w:p w14:paraId="7AAE9B83" w14:textId="77777777" w:rsidR="000B75A5" w:rsidRPr="008135FA" w:rsidRDefault="000B75A5" w:rsidP="006C212C">
      <w:pPr>
        <w:ind w:left="2268" w:right="1961"/>
        <w:jc w:val="both"/>
        <w:rPr>
          <w:lang w:val="en-US"/>
        </w:rPr>
      </w:pPr>
      <w:r w:rsidRPr="008135FA">
        <w:rPr>
          <w:lang w:val="en-US"/>
        </w:rPr>
        <w:t xml:space="preserve">The present study addresses the development and training of a brain tumor detection model using convolutional neural networks (CNN) based on </w:t>
      </w:r>
      <w:proofErr w:type="spellStart"/>
      <w:r w:rsidRPr="008135FA">
        <w:rPr>
          <w:lang w:val="en-US"/>
        </w:rPr>
        <w:t>VGGNet</w:t>
      </w:r>
      <w:proofErr w:type="spellEnd"/>
      <w:r w:rsidRPr="008135FA">
        <w:rPr>
          <w:lang w:val="en-US"/>
        </w:rPr>
        <w:t>. The research focuses on the application of this artificial intelligence technology in the interpretation of medical images of brain X-rays for the early detection of pathologies.</w:t>
      </w:r>
    </w:p>
    <w:p w14:paraId="1790EA5A" w14:textId="77777777" w:rsidR="000B75A5" w:rsidRPr="008135FA" w:rsidRDefault="000B75A5" w:rsidP="006C212C">
      <w:pPr>
        <w:ind w:left="2268" w:right="1961"/>
        <w:jc w:val="both"/>
        <w:rPr>
          <w:lang w:val="en-US"/>
        </w:rPr>
      </w:pPr>
      <w:r w:rsidRPr="008135FA">
        <w:rPr>
          <w:lang w:val="en-US"/>
        </w:rPr>
        <w:t>It starts with collecting a data set of brain X-ray images, which is divided into two categories: "Tumor" and "Healthy". Preprocessing techniques are applied to normalize the images.</w:t>
      </w:r>
    </w:p>
    <w:p w14:paraId="2D7B389E" w14:textId="77777777" w:rsidR="000B75A5" w:rsidRPr="008135FA" w:rsidRDefault="000B75A5" w:rsidP="006C212C">
      <w:pPr>
        <w:ind w:left="2268" w:right="1961"/>
        <w:jc w:val="both"/>
        <w:rPr>
          <w:lang w:val="en-US"/>
        </w:rPr>
      </w:pPr>
      <w:r w:rsidRPr="008135FA">
        <w:rPr>
          <w:lang w:val="en-US"/>
        </w:rPr>
        <w:t xml:space="preserve">The VGGNet16 architecture is chosen as the basis for the CNN model, the output layer was adapted to use a binary classification. </w:t>
      </w:r>
      <w:r w:rsidRPr="008135FA">
        <w:rPr>
          <w:lang w:val="en-US"/>
        </w:rPr>
        <w:lastRenderedPageBreak/>
        <w:t xml:space="preserve">During training, a Learning Rate Schedule and </w:t>
      </w:r>
      <w:proofErr w:type="spellStart"/>
      <w:r w:rsidRPr="008135FA">
        <w:rPr>
          <w:lang w:val="en-US"/>
        </w:rPr>
        <w:t>EarlyStopping</w:t>
      </w:r>
      <w:proofErr w:type="spellEnd"/>
      <w:r w:rsidRPr="008135FA">
        <w:rPr>
          <w:lang w:val="en-US"/>
        </w:rPr>
        <w:t xml:space="preserve"> are implemented to avoid overlearning, a loss of 3.92% and an accuracy of 98.68% are obtained.</w:t>
      </w:r>
    </w:p>
    <w:p w14:paraId="45B3AC1F" w14:textId="6B37C888" w:rsidR="00D03953" w:rsidRPr="008135FA" w:rsidRDefault="000B75A5" w:rsidP="006C212C">
      <w:pPr>
        <w:ind w:left="2268" w:right="1961"/>
        <w:jc w:val="both"/>
        <w:rPr>
          <w:lang w:val="en-US"/>
        </w:rPr>
      </w:pPr>
      <w:r w:rsidRPr="008135FA">
        <w:rPr>
          <w:lang w:val="en-US"/>
        </w:rPr>
        <w:t>In conclusion, the research demonstrates that the combination of the VGGNet16 architecture and preprocessing techniques with careful hyperparameter tuning results in a highly effective CNN model for the detection of brain tumors in X-ray images. However, it is important to consider limitations such as the size of the data set, the variability of the images, and the need for clinical validation before applying the model in a real medical setting.</w:t>
      </w:r>
    </w:p>
    <w:p w14:paraId="1DEFC26C" w14:textId="77777777" w:rsidR="00AB6327" w:rsidRPr="00193941" w:rsidRDefault="00AB6327" w:rsidP="005707F8">
      <w:pPr>
        <w:spacing w:before="240"/>
        <w:ind w:right="-1"/>
        <w:jc w:val="center"/>
        <w:rPr>
          <w:b/>
          <w:bCs/>
          <w:lang w:val="en-US"/>
        </w:rPr>
        <w:sectPr w:rsidR="00AB6327" w:rsidRPr="00193941" w:rsidSect="00D2257A">
          <w:pgSz w:w="11906" w:h="16838"/>
          <w:pgMar w:top="720" w:right="720" w:bottom="720" w:left="720" w:header="708" w:footer="708" w:gutter="0"/>
          <w:cols w:space="708"/>
          <w:docGrid w:linePitch="360"/>
        </w:sectPr>
      </w:pPr>
    </w:p>
    <w:p w14:paraId="536BEDA1" w14:textId="4DA4939C" w:rsidR="00C85609" w:rsidRDefault="00130669" w:rsidP="00190B0F">
      <w:pPr>
        <w:pStyle w:val="ListParagraph"/>
        <w:numPr>
          <w:ilvl w:val="0"/>
          <w:numId w:val="23"/>
        </w:numPr>
        <w:spacing w:before="240"/>
        <w:ind w:left="284" w:right="-1" w:hanging="295"/>
      </w:pPr>
      <w:r w:rsidRPr="00190B0F">
        <w:rPr>
          <w:b/>
          <w:bCs/>
          <w:lang w:val="es-ES"/>
        </w:rPr>
        <w:t>INTRODUCCION</w:t>
      </w:r>
    </w:p>
    <w:p w14:paraId="55A8C438" w14:textId="2ED5B1E5" w:rsidR="006C212C" w:rsidRDefault="001630CF" w:rsidP="00965102">
      <w:pPr>
        <w:ind w:right="-1"/>
        <w:jc w:val="both"/>
      </w:pPr>
      <w:r>
        <w:t>El análisis de imágenes médicas ha experimentado un notable avance gracias a los desarrollos en inteligencia artificial y aprendizaje profundo.</w:t>
      </w:r>
      <w:r w:rsidR="00364F34">
        <w:t xml:space="preserve"> </w:t>
      </w:r>
      <w:r w:rsidR="00364F34" w:rsidRPr="00364F34">
        <w:t>Sin embargo, su interpretación precisa puede ser un desafío debido a la complejidad anatómica y a las sutilezas presentes en las patologías cerebrales</w:t>
      </w:r>
      <w:sdt>
        <w:sdtPr>
          <w:id w:val="-1864972963"/>
          <w:citation/>
        </w:sdtPr>
        <w:sdtEndPr/>
        <w:sdtContent>
          <w:r w:rsidR="00105BF6">
            <w:fldChar w:fldCharType="begin"/>
          </w:r>
          <w:r w:rsidR="00105BF6">
            <w:instrText xml:space="preserve"> CITATION Yeu22 \l 12298 </w:instrText>
          </w:r>
          <w:r w:rsidR="00105BF6">
            <w:fldChar w:fldCharType="separate"/>
          </w:r>
          <w:r w:rsidR="0059151C">
            <w:rPr>
              <w:noProof/>
            </w:rPr>
            <w:t xml:space="preserve"> </w:t>
          </w:r>
          <w:r w:rsidR="0059151C" w:rsidRPr="0059151C">
            <w:rPr>
              <w:noProof/>
            </w:rPr>
            <w:t>[1]</w:t>
          </w:r>
          <w:r w:rsidR="00105BF6">
            <w:fldChar w:fldCharType="end"/>
          </w:r>
        </w:sdtContent>
      </w:sdt>
      <w:r w:rsidR="00364F34" w:rsidRPr="00364F34">
        <w:t>.</w:t>
      </w:r>
    </w:p>
    <w:p w14:paraId="2C98B7D0" w14:textId="10F2B95C" w:rsidR="001630CF" w:rsidRDefault="00364F34" w:rsidP="00965102">
      <w:pPr>
        <w:ind w:right="-1"/>
        <w:jc w:val="both"/>
      </w:pPr>
      <w:r w:rsidRPr="00364F34">
        <w:t>En este contexto, las redes neuronales convolucionales han demostrado un gran potencial para mejorar la precisión y eficiencia del diagnóstico radiológico.</w:t>
      </w:r>
      <w:r w:rsidR="00E4607D">
        <w:t xml:space="preserve"> </w:t>
      </w:r>
      <w:r w:rsidR="001630CF">
        <w:t xml:space="preserve">En particular, las </w:t>
      </w:r>
      <w:r w:rsidR="00667D83">
        <w:t>CNN</w:t>
      </w:r>
      <w:r w:rsidR="00667D83">
        <w:rPr>
          <w:rStyle w:val="FootnoteReference"/>
        </w:rPr>
        <w:footnoteReference w:id="2"/>
      </w:r>
      <w:r w:rsidR="00453E03">
        <w:t xml:space="preserve"> </w:t>
      </w:r>
      <w:r w:rsidR="001630CF">
        <w:t>se han convertido en una herramienta poderosa para el análisis de imágenes</w:t>
      </w:r>
      <w:sdt>
        <w:sdtPr>
          <w:id w:val="-783727554"/>
          <w:citation/>
        </w:sdtPr>
        <w:sdtEndPr/>
        <w:sdtContent>
          <w:r w:rsidR="00ED0752">
            <w:fldChar w:fldCharType="begin"/>
          </w:r>
          <w:r w:rsidR="00ED0752">
            <w:instrText xml:space="preserve"> CITATION Kri12 \l 12298 </w:instrText>
          </w:r>
          <w:r w:rsidR="00ED0752">
            <w:fldChar w:fldCharType="separate"/>
          </w:r>
          <w:r w:rsidR="0059151C">
            <w:rPr>
              <w:noProof/>
            </w:rPr>
            <w:t xml:space="preserve"> </w:t>
          </w:r>
          <w:r w:rsidR="0059151C" w:rsidRPr="0059151C">
            <w:rPr>
              <w:noProof/>
            </w:rPr>
            <w:t>[2]</w:t>
          </w:r>
          <w:r w:rsidR="00ED0752">
            <w:fldChar w:fldCharType="end"/>
          </w:r>
        </w:sdtContent>
      </w:sdt>
      <w:r w:rsidR="009B142A">
        <w:t xml:space="preserve">, entre ellas se destaca </w:t>
      </w:r>
      <w:proofErr w:type="spellStart"/>
      <w:r w:rsidR="001630CF">
        <w:t>VGG</w:t>
      </w:r>
      <w:r w:rsidR="00C40B96" w:rsidRPr="00C40B96">
        <w:t>Net</w:t>
      </w:r>
      <w:proofErr w:type="spellEnd"/>
      <w:r w:rsidR="009B142A">
        <w:rPr>
          <w:rStyle w:val="FootnoteReference"/>
        </w:rPr>
        <w:footnoteReference w:id="3"/>
      </w:r>
      <w:r w:rsidR="00965102">
        <w:t xml:space="preserve"> </w:t>
      </w:r>
      <w:r w:rsidR="001630CF">
        <w:t>por su efectividad</w:t>
      </w:r>
      <w:r w:rsidR="00965102">
        <w:t>.</w:t>
      </w:r>
    </w:p>
    <w:p w14:paraId="7D82F208" w14:textId="1C9D81CD" w:rsidR="001630CF" w:rsidRDefault="008018CF" w:rsidP="001630CF">
      <w:pPr>
        <w:ind w:right="-1"/>
        <w:jc w:val="both"/>
      </w:pPr>
      <w:r>
        <w:t>En sí las</w:t>
      </w:r>
      <w:r w:rsidR="001630CF">
        <w:t xml:space="preserve"> CNN </w:t>
      </w:r>
      <w:r w:rsidR="00DA1889">
        <w:t xml:space="preserve">es un </w:t>
      </w:r>
      <w:r w:rsidR="001630CF">
        <w:t xml:space="preserve">algoritmo de aprendizaje profundo diseñados específicamente para el procesamiento de imágenes. Utilizan capas de convolución para extraer características relevantes, permitiéndoles aprender patrones y estructuras complejas presentes en los datos. La arquitectura </w:t>
      </w:r>
      <w:proofErr w:type="spellStart"/>
      <w:r w:rsidR="001630CF">
        <w:t>VGG</w:t>
      </w:r>
      <w:r w:rsidR="002E3E6F">
        <w:t>Net</w:t>
      </w:r>
      <w:proofErr w:type="spellEnd"/>
      <w:r w:rsidR="001630CF">
        <w:t xml:space="preserve">, desarrollada por </w:t>
      </w:r>
      <w:r w:rsidR="00865578">
        <w:t xml:space="preserve">la </w:t>
      </w:r>
      <w:r w:rsidR="001630CF">
        <w:t>Universidad de Oxford, se destaca por su simplicidad y profundidad</w:t>
      </w:r>
      <w:sdt>
        <w:sdtPr>
          <w:id w:val="1976328136"/>
          <w:citation/>
        </w:sdtPr>
        <w:sdtEndPr/>
        <w:sdtContent>
          <w:r w:rsidR="007B1D7A">
            <w:fldChar w:fldCharType="begin"/>
          </w:r>
          <w:r w:rsidR="007B1D7A">
            <w:instrText xml:space="preserve"> CITATION Sim14 \l 12298 </w:instrText>
          </w:r>
          <w:r w:rsidR="007B1D7A">
            <w:fldChar w:fldCharType="separate"/>
          </w:r>
          <w:r w:rsidR="0059151C">
            <w:rPr>
              <w:noProof/>
            </w:rPr>
            <w:t xml:space="preserve"> </w:t>
          </w:r>
          <w:r w:rsidR="0059151C" w:rsidRPr="0059151C">
            <w:rPr>
              <w:noProof/>
            </w:rPr>
            <w:t>[3]</w:t>
          </w:r>
          <w:r w:rsidR="007B1D7A">
            <w:fldChar w:fldCharType="end"/>
          </w:r>
        </w:sdtContent>
      </w:sdt>
      <w:r w:rsidR="001630CF">
        <w:t xml:space="preserve">. </w:t>
      </w:r>
      <w:r w:rsidR="00710638">
        <w:t>C</w:t>
      </w:r>
      <w:r w:rsidR="001630CF">
        <w:t xml:space="preserve">ompuesta por una serie de capas </w:t>
      </w:r>
      <w:r w:rsidR="00710638">
        <w:t>le da la</w:t>
      </w:r>
      <w:r w:rsidR="001630CF">
        <w:t xml:space="preserve"> capacidad para aprender representaciones jerárquicas de las imágenes</w:t>
      </w:r>
      <w:sdt>
        <w:sdtPr>
          <w:id w:val="344603628"/>
          <w:citation/>
        </w:sdtPr>
        <w:sdtEndPr/>
        <w:sdtContent>
          <w:r w:rsidR="007739B5">
            <w:fldChar w:fldCharType="begin"/>
          </w:r>
          <w:r w:rsidR="007739B5">
            <w:instrText xml:space="preserve"> CITATION Sim14 \l 12298 </w:instrText>
          </w:r>
          <w:r w:rsidR="007739B5">
            <w:fldChar w:fldCharType="separate"/>
          </w:r>
          <w:r w:rsidR="0059151C">
            <w:rPr>
              <w:noProof/>
            </w:rPr>
            <w:t xml:space="preserve"> </w:t>
          </w:r>
          <w:r w:rsidR="0059151C" w:rsidRPr="0059151C">
            <w:rPr>
              <w:noProof/>
            </w:rPr>
            <w:t>[3]</w:t>
          </w:r>
          <w:r w:rsidR="007739B5">
            <w:fldChar w:fldCharType="end"/>
          </w:r>
        </w:sdtContent>
      </w:sdt>
      <w:r w:rsidR="00710638">
        <w:t>.</w:t>
      </w:r>
    </w:p>
    <w:p w14:paraId="08E92C18" w14:textId="713AC311" w:rsidR="001630CF" w:rsidRDefault="001630CF" w:rsidP="001630CF">
      <w:pPr>
        <w:ind w:right="-1"/>
        <w:jc w:val="both"/>
      </w:pPr>
      <w:r>
        <w:t>El preprocesamiento de las imágenes cerebrales es un aspecto importante antes de su entrada en la red neuronal.</w:t>
      </w:r>
      <w:r w:rsidR="002618E0">
        <w:t xml:space="preserve"> Ya que requiere de </w:t>
      </w:r>
      <w:r>
        <w:t>normalizar las imágenes, eliminar artefactos y resaltar características relevantes</w:t>
      </w:r>
      <w:sdt>
        <w:sdtPr>
          <w:id w:val="434631232"/>
          <w:citation/>
        </w:sdtPr>
        <w:sdtEndPr/>
        <w:sdtContent>
          <w:r w:rsidR="007809AB">
            <w:fldChar w:fldCharType="begin"/>
          </w:r>
          <w:r w:rsidR="007809AB">
            <w:rPr>
              <w:color w:val="000000"/>
            </w:rPr>
            <w:instrText xml:space="preserve"> CITATION Saj \l 12298 </w:instrText>
          </w:r>
          <w:r w:rsidR="007809AB">
            <w:fldChar w:fldCharType="separate"/>
          </w:r>
          <w:r w:rsidR="0059151C">
            <w:rPr>
              <w:noProof/>
              <w:color w:val="000000"/>
            </w:rPr>
            <w:t xml:space="preserve"> </w:t>
          </w:r>
          <w:r w:rsidR="0059151C" w:rsidRPr="0059151C">
            <w:rPr>
              <w:noProof/>
              <w:color w:val="000000"/>
            </w:rPr>
            <w:t>[4]</w:t>
          </w:r>
          <w:r w:rsidR="007809AB">
            <w:fldChar w:fldCharType="end"/>
          </w:r>
        </w:sdtContent>
      </w:sdt>
      <w:r>
        <w:t xml:space="preserve">. </w:t>
      </w:r>
      <w:r w:rsidR="00135A83">
        <w:t>Además,</w:t>
      </w:r>
      <w:r w:rsidR="00F568BE">
        <w:t xml:space="preserve"> se requiere de un </w:t>
      </w:r>
      <w:r w:rsidR="00B951BB">
        <w:t>alto conjunto</w:t>
      </w:r>
      <w:r w:rsidR="00F568BE">
        <w:t xml:space="preserve"> </w:t>
      </w:r>
      <w:r w:rsidR="00B951BB">
        <w:t xml:space="preserve">de datos para un </w:t>
      </w:r>
      <w:r>
        <w:t xml:space="preserve">entrenamiento </w:t>
      </w:r>
      <w:r w:rsidR="00CB3286">
        <w:t xml:space="preserve">efectivo </w:t>
      </w:r>
      <w:r>
        <w:t>y</w:t>
      </w:r>
      <w:r w:rsidR="00B951BB">
        <w:t xml:space="preserve"> que</w:t>
      </w:r>
      <w:r>
        <w:t xml:space="preserve"> mejor</w:t>
      </w:r>
      <w:r w:rsidR="00B951BB">
        <w:t>e</w:t>
      </w:r>
      <w:r>
        <w:t xml:space="preserve"> la generalización del modelo.</w:t>
      </w:r>
    </w:p>
    <w:p w14:paraId="3D05FBB8" w14:textId="4F373B32" w:rsidR="00A10CDD" w:rsidRDefault="00B951BB" w:rsidP="00A10CDD">
      <w:pPr>
        <w:ind w:right="-1"/>
        <w:jc w:val="both"/>
      </w:pPr>
      <w:r w:rsidRPr="00BA5EF5">
        <w:t>En el documento se</w:t>
      </w:r>
      <w:r w:rsidR="00135A83" w:rsidRPr="00BA5EF5">
        <w:t xml:space="preserve"> plantea desarrollar un sistema de análisis de imágenes de radiografías cerebrales </w:t>
      </w:r>
      <w:r w:rsidR="00135A83" w:rsidRPr="00BA5EF5">
        <w:t xml:space="preserve">utilizando la arquitectura de redes neuronales convolucionales </w:t>
      </w:r>
      <w:proofErr w:type="spellStart"/>
      <w:r w:rsidR="00135A83" w:rsidRPr="00BA5EF5">
        <w:t>VGGNet</w:t>
      </w:r>
      <w:proofErr w:type="spellEnd"/>
      <w:r w:rsidR="002002D3" w:rsidRPr="00BA5EF5">
        <w:t xml:space="preserve">, </w:t>
      </w:r>
      <w:r w:rsidR="00936E9D" w:rsidRPr="00BA5EF5">
        <w:t xml:space="preserve">para ello se requiere </w:t>
      </w:r>
      <w:r w:rsidR="00E068B3" w:rsidRPr="00BA5EF5">
        <w:t xml:space="preserve">comprender los fundamentos de las redes neuronales convolucionales y la arquitectura </w:t>
      </w:r>
      <w:proofErr w:type="spellStart"/>
      <w:r w:rsidR="00E068B3" w:rsidRPr="00BA5EF5">
        <w:t>VGGNet</w:t>
      </w:r>
      <w:proofErr w:type="spellEnd"/>
      <w:r w:rsidR="00E068B3" w:rsidRPr="00BA5EF5">
        <w:t>, incluyendo su estructura, funcionamiento y capacidades</w:t>
      </w:r>
      <w:r w:rsidR="00FD20B0" w:rsidRPr="00BA5EF5">
        <w:t>;</w:t>
      </w:r>
      <w:r w:rsidR="00654903" w:rsidRPr="00BA5EF5">
        <w:t xml:space="preserve"> se propone caso de estudio</w:t>
      </w:r>
      <w:r w:rsidR="00062D00" w:rsidRPr="00BA5EF5">
        <w:t xml:space="preserve">: </w:t>
      </w:r>
      <w:r w:rsidR="00936E9D" w:rsidRPr="00BA5EF5">
        <w:t>diseñ</w:t>
      </w:r>
      <w:r w:rsidR="00654903" w:rsidRPr="00BA5EF5">
        <w:t>o</w:t>
      </w:r>
      <w:r w:rsidR="000817DB" w:rsidRPr="00BA5EF5">
        <w:t>, entrenamiento</w:t>
      </w:r>
      <w:r w:rsidR="007F1DFA" w:rsidRPr="00BA5EF5">
        <w:t xml:space="preserve"> y análisis</w:t>
      </w:r>
      <w:r w:rsidR="00654903" w:rsidRPr="00BA5EF5">
        <w:t xml:space="preserve"> de </w:t>
      </w:r>
      <w:r w:rsidR="00E85752" w:rsidRPr="00BA5EF5">
        <w:t xml:space="preserve">una red neuronal convolucional </w:t>
      </w:r>
      <w:proofErr w:type="spellStart"/>
      <w:r w:rsidR="00E85752" w:rsidRPr="00BA5EF5">
        <w:t>VGGNet</w:t>
      </w:r>
      <w:proofErr w:type="spellEnd"/>
      <w:r w:rsidR="004F741D" w:rsidRPr="00BA5EF5">
        <w:t>,</w:t>
      </w:r>
      <w:r w:rsidR="00E85752" w:rsidRPr="00BA5EF5">
        <w:t xml:space="preserve"> </w:t>
      </w:r>
      <w:r w:rsidR="007F1DFA" w:rsidRPr="00BA5EF5">
        <w:t xml:space="preserve">cerrando el </w:t>
      </w:r>
      <w:r w:rsidR="004F741D" w:rsidRPr="00BA5EF5">
        <w:t>documento</w:t>
      </w:r>
      <w:r w:rsidR="007F1DFA" w:rsidRPr="00BA5EF5">
        <w:t xml:space="preserve"> con </w:t>
      </w:r>
      <w:r w:rsidR="00A10CDD" w:rsidRPr="00BA5EF5">
        <w:t>las conclusiones del caso.</w:t>
      </w:r>
      <w:r w:rsidR="007F1DFA">
        <w:t xml:space="preserve"> </w:t>
      </w:r>
      <w:r w:rsidR="00936E9D">
        <w:t xml:space="preserve">  </w:t>
      </w:r>
    </w:p>
    <w:p w14:paraId="451A449F" w14:textId="7F1540A7" w:rsidR="00700933" w:rsidRPr="00AD047F" w:rsidRDefault="00AB3BB7" w:rsidP="008E5540">
      <w:pPr>
        <w:pStyle w:val="ListParagraph"/>
        <w:numPr>
          <w:ilvl w:val="0"/>
          <w:numId w:val="23"/>
        </w:numPr>
        <w:spacing w:before="240"/>
        <w:ind w:left="284" w:right="-1" w:hanging="295"/>
        <w:rPr>
          <w:rFonts w:cs="Times New Roman"/>
          <w:b/>
          <w:bCs/>
          <w:szCs w:val="24"/>
          <w:lang w:val="es-ES"/>
        </w:rPr>
      </w:pPr>
      <w:r w:rsidRPr="00A84878">
        <w:rPr>
          <w:b/>
          <w:bCs/>
          <w:lang w:val="es-ES"/>
        </w:rPr>
        <w:t>MATERIAL</w:t>
      </w:r>
      <w:r w:rsidR="00EA0EBB" w:rsidRPr="00AD047F">
        <w:rPr>
          <w:rFonts w:cs="Times New Roman"/>
          <w:b/>
          <w:bCs/>
          <w:szCs w:val="24"/>
          <w:lang w:val="es-ES"/>
        </w:rPr>
        <w:t xml:space="preserve"> Y MÉTODO</w:t>
      </w:r>
    </w:p>
    <w:p w14:paraId="68DFEF31" w14:textId="3560D7EE" w:rsidR="00AB3BB7" w:rsidRPr="00AD047F" w:rsidRDefault="00AB3BB7" w:rsidP="00AB3BB7">
      <w:pPr>
        <w:ind w:right="-1"/>
        <w:rPr>
          <w:rFonts w:cs="Times New Roman"/>
          <w:b/>
          <w:bCs/>
          <w:szCs w:val="24"/>
        </w:rPr>
      </w:pPr>
      <w:r w:rsidRPr="00AD047F">
        <w:rPr>
          <w:rFonts w:cs="Times New Roman"/>
          <w:b/>
          <w:bCs/>
          <w:szCs w:val="24"/>
        </w:rPr>
        <w:t>Inteligencia Artificial</w:t>
      </w:r>
    </w:p>
    <w:p w14:paraId="7394EB3F" w14:textId="704C93B1" w:rsidR="00595E25" w:rsidRPr="00AD047F" w:rsidRDefault="00595E25" w:rsidP="00595E25">
      <w:pPr>
        <w:ind w:right="-1"/>
        <w:jc w:val="both"/>
        <w:rPr>
          <w:rFonts w:cs="Times New Roman"/>
          <w:szCs w:val="24"/>
          <w:lang w:val="es-ES"/>
        </w:rPr>
      </w:pPr>
      <w:r w:rsidRPr="00AD047F">
        <w:rPr>
          <w:rFonts w:cs="Times New Roman"/>
          <w:szCs w:val="24"/>
          <w:lang w:val="es-ES"/>
        </w:rPr>
        <w:t>La inteligencia artificial (IA) se refiere a la simulación de procesos de inteligencia humana mediante la programación de sistemas informáticos o máquinas</w:t>
      </w:r>
      <w:sdt>
        <w:sdtPr>
          <w:rPr>
            <w:rFonts w:cs="Times New Roman"/>
            <w:szCs w:val="24"/>
            <w:lang w:val="es-ES"/>
          </w:rPr>
          <w:id w:val="292182292"/>
          <w:citation/>
        </w:sdtPr>
        <w:sdtEndPr/>
        <w:sdtContent>
          <w:r w:rsidR="00ED0752" w:rsidRPr="00AD047F">
            <w:rPr>
              <w:rFonts w:cs="Times New Roman"/>
              <w:szCs w:val="24"/>
              <w:lang w:val="es-ES"/>
            </w:rPr>
            <w:fldChar w:fldCharType="begin"/>
          </w:r>
          <w:r w:rsidR="00ED0752" w:rsidRPr="00AD047F">
            <w:rPr>
              <w:rFonts w:cs="Times New Roman"/>
              <w:szCs w:val="24"/>
            </w:rPr>
            <w:instrText xml:space="preserve"> CITATION Bod17 \l 12298 </w:instrText>
          </w:r>
          <w:r w:rsidR="00ED0752" w:rsidRPr="00AD047F">
            <w:rPr>
              <w:rFonts w:cs="Times New Roman"/>
              <w:szCs w:val="24"/>
              <w:lang w:val="es-ES"/>
            </w:rPr>
            <w:fldChar w:fldCharType="separate"/>
          </w:r>
          <w:r w:rsidR="0059151C">
            <w:rPr>
              <w:rFonts w:cs="Times New Roman"/>
              <w:noProof/>
              <w:szCs w:val="24"/>
            </w:rPr>
            <w:t xml:space="preserve"> </w:t>
          </w:r>
          <w:r w:rsidR="0059151C" w:rsidRPr="0059151C">
            <w:rPr>
              <w:rFonts w:cs="Times New Roman"/>
              <w:noProof/>
              <w:szCs w:val="24"/>
            </w:rPr>
            <w:t>[5]</w:t>
          </w:r>
          <w:r w:rsidR="00ED0752" w:rsidRPr="00AD047F">
            <w:rPr>
              <w:rFonts w:cs="Times New Roman"/>
              <w:szCs w:val="24"/>
              <w:lang w:val="es-ES"/>
            </w:rPr>
            <w:fldChar w:fldCharType="end"/>
          </w:r>
        </w:sdtContent>
      </w:sdt>
      <w:r w:rsidRPr="00AD047F">
        <w:rPr>
          <w:rFonts w:cs="Times New Roman"/>
          <w:szCs w:val="24"/>
          <w:lang w:val="es-ES"/>
        </w:rPr>
        <w:t>. Estos sistemas están diseñados para realizar tareas que normalmente requieren inteligencia humana, como el razonamiento, el aprendizaje, la resolución de problemas, la percepción visual, el reconocimiento de voz, la toma de decisiones y la comprensión del lenguaje natural.</w:t>
      </w:r>
    </w:p>
    <w:p w14:paraId="4A15FA62" w14:textId="46AAB488" w:rsidR="00595E25" w:rsidRPr="00AD047F" w:rsidRDefault="00595E25" w:rsidP="00595E25">
      <w:pPr>
        <w:ind w:right="-1"/>
        <w:jc w:val="both"/>
        <w:rPr>
          <w:rFonts w:cs="Times New Roman"/>
          <w:szCs w:val="24"/>
          <w:lang w:val="es-ES"/>
        </w:rPr>
      </w:pPr>
      <w:r w:rsidRPr="00AD047F">
        <w:rPr>
          <w:rFonts w:cs="Times New Roman"/>
          <w:szCs w:val="24"/>
          <w:lang w:val="es-ES"/>
        </w:rPr>
        <w:t xml:space="preserve">La IA abarca un amplio espectro de enfoques y técnicas, desde algoritmos simples hasta sistemas más complejos basados en redes neuronales y aprendizaje profundo. </w:t>
      </w:r>
      <w:sdt>
        <w:sdtPr>
          <w:rPr>
            <w:rFonts w:cs="Times New Roman"/>
            <w:szCs w:val="24"/>
            <w:lang w:val="es-ES"/>
          </w:rPr>
          <w:id w:val="1848827258"/>
          <w:citation/>
        </w:sdtPr>
        <w:sdtEndPr/>
        <w:sdtContent>
          <w:r w:rsidR="002A7838">
            <w:rPr>
              <w:rFonts w:cs="Times New Roman"/>
              <w:szCs w:val="24"/>
              <w:lang w:val="es-ES"/>
            </w:rPr>
            <w:fldChar w:fldCharType="begin"/>
          </w:r>
          <w:r w:rsidR="002A7838" w:rsidRPr="00F16169">
            <w:rPr>
              <w:rFonts w:cs="Times New Roman"/>
              <w:szCs w:val="24"/>
              <w:lang w:val="es-ES"/>
            </w:rPr>
            <w:instrText xml:space="preserve"> CITATION AMT50 \l 1033 </w:instrText>
          </w:r>
          <w:r w:rsidR="002A7838">
            <w:rPr>
              <w:rFonts w:cs="Times New Roman"/>
              <w:szCs w:val="24"/>
              <w:lang w:val="es-ES"/>
            </w:rPr>
            <w:fldChar w:fldCharType="separate"/>
          </w:r>
          <w:r w:rsidR="0059151C" w:rsidRPr="0059151C">
            <w:rPr>
              <w:rFonts w:cs="Times New Roman"/>
              <w:noProof/>
              <w:szCs w:val="24"/>
              <w:lang w:val="es-ES"/>
            </w:rPr>
            <w:t>[6]</w:t>
          </w:r>
          <w:r w:rsidR="002A7838">
            <w:rPr>
              <w:rFonts w:cs="Times New Roman"/>
              <w:szCs w:val="24"/>
              <w:lang w:val="es-ES"/>
            </w:rPr>
            <w:fldChar w:fldCharType="end"/>
          </w:r>
        </w:sdtContent>
      </w:sdt>
      <w:r w:rsidR="002A7838">
        <w:rPr>
          <w:rFonts w:cs="Times New Roman"/>
          <w:szCs w:val="24"/>
          <w:lang w:val="es-ES"/>
        </w:rPr>
        <w:t xml:space="preserve"> </w:t>
      </w:r>
      <w:r w:rsidRPr="00AD047F">
        <w:rPr>
          <w:rFonts w:cs="Times New Roman"/>
          <w:szCs w:val="24"/>
          <w:lang w:val="es-ES"/>
        </w:rPr>
        <w:t>Algunas áreas de la IA incluyen:</w:t>
      </w:r>
    </w:p>
    <w:p w14:paraId="7516F1EB" w14:textId="2266D7ED"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 xml:space="preserve">Aprendizaje automático (Machine </w:t>
      </w:r>
      <w:proofErr w:type="spellStart"/>
      <w:r w:rsidRPr="00AD047F">
        <w:rPr>
          <w:rFonts w:cs="Times New Roman"/>
          <w:b/>
          <w:bCs/>
          <w:szCs w:val="24"/>
          <w:lang w:val="es-ES"/>
        </w:rPr>
        <w:t>Learning</w:t>
      </w:r>
      <w:proofErr w:type="spellEnd"/>
      <w:r w:rsidRPr="00AD047F">
        <w:rPr>
          <w:rFonts w:cs="Times New Roman"/>
          <w:b/>
          <w:bCs/>
          <w:szCs w:val="24"/>
          <w:lang w:val="es-ES"/>
        </w:rPr>
        <w:t>):</w:t>
      </w:r>
      <w:r w:rsidRPr="00AD047F">
        <w:rPr>
          <w:rFonts w:cs="Times New Roman"/>
          <w:szCs w:val="24"/>
          <w:lang w:val="es-ES"/>
        </w:rPr>
        <w:t xml:space="preserve"> Implica el desarrollo de algoritmos y modelos que permiten a las máquinas mejorar su rendimiento en una tarea específica a medida que se les proporcionan más datos y retroalimentación.</w:t>
      </w:r>
    </w:p>
    <w:p w14:paraId="50AFF95C" w14:textId="2CCFAE39"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Redes Neuronales Artificiales:</w:t>
      </w:r>
      <w:r w:rsidRPr="00AD047F">
        <w:rPr>
          <w:rFonts w:cs="Times New Roman"/>
          <w:szCs w:val="24"/>
          <w:lang w:val="es-ES"/>
        </w:rPr>
        <w:t xml:space="preserve"> Modelos inspirados en la estructura y funcionamiento del </w:t>
      </w:r>
      <w:r w:rsidRPr="00AD047F">
        <w:rPr>
          <w:rFonts w:cs="Times New Roman"/>
          <w:szCs w:val="24"/>
          <w:lang w:val="es-ES"/>
        </w:rPr>
        <w:lastRenderedPageBreak/>
        <w:t>cerebro humano que se utilizan en aprendizaje profundo para resolver problemas complejos, como reconocimiento de imágenes y procesamiento de lenguaje natural.</w:t>
      </w:r>
    </w:p>
    <w:p w14:paraId="75122735" w14:textId="7AD44FF3"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Procesamiento del Lenguaje Natural (NLP):</w:t>
      </w:r>
      <w:r w:rsidRPr="00AD047F">
        <w:rPr>
          <w:rFonts w:cs="Times New Roman"/>
          <w:szCs w:val="24"/>
          <w:lang w:val="es-ES"/>
        </w:rPr>
        <w:t xml:space="preserve"> Se centra en permitir que las máquinas comprendan, interpreten y generen lenguaje humano de manera efectiva. Esto incluye tareas como traducción automática, generación de texto y análisis de sentimientos.</w:t>
      </w:r>
    </w:p>
    <w:p w14:paraId="74D410FB" w14:textId="6843B6ED"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Visión por Computadora:</w:t>
      </w:r>
      <w:r w:rsidRPr="00AD047F">
        <w:rPr>
          <w:rFonts w:cs="Times New Roman"/>
          <w:szCs w:val="24"/>
          <w:lang w:val="es-ES"/>
        </w:rPr>
        <w:t xml:space="preserve"> Implica enseñar a las máquinas a interpretar y comprender imágenes y videos, permitiéndoles identificar objetos, rostros y patrones visuales.</w:t>
      </w:r>
    </w:p>
    <w:p w14:paraId="377F7EEC" w14:textId="3CB8A86D"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Robótica:</w:t>
      </w:r>
      <w:r w:rsidRPr="00AD047F">
        <w:rPr>
          <w:rFonts w:cs="Times New Roman"/>
          <w:szCs w:val="24"/>
          <w:lang w:val="es-ES"/>
        </w:rPr>
        <w:t xml:space="preserve"> Se refiere al diseño y desarrollo de robots que pueden realizar tareas físicas y cognitivas, interactuando con el entorno de manera autónoma o asistida.</w:t>
      </w:r>
    </w:p>
    <w:p w14:paraId="55618B12" w14:textId="5D47DF00"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Aprendizaje Reforzado (</w:t>
      </w:r>
      <w:proofErr w:type="spellStart"/>
      <w:r w:rsidRPr="00AD047F">
        <w:rPr>
          <w:rFonts w:cs="Times New Roman"/>
          <w:b/>
          <w:bCs/>
          <w:szCs w:val="24"/>
          <w:lang w:val="es-ES"/>
        </w:rPr>
        <w:t>Reinforcement</w:t>
      </w:r>
      <w:proofErr w:type="spellEnd"/>
      <w:r w:rsidRPr="00AD047F">
        <w:rPr>
          <w:rFonts w:cs="Times New Roman"/>
          <w:b/>
          <w:bCs/>
          <w:szCs w:val="24"/>
          <w:lang w:val="es-ES"/>
        </w:rPr>
        <w:t xml:space="preserve"> </w:t>
      </w:r>
      <w:proofErr w:type="spellStart"/>
      <w:r w:rsidRPr="00AD047F">
        <w:rPr>
          <w:rFonts w:cs="Times New Roman"/>
          <w:b/>
          <w:bCs/>
          <w:szCs w:val="24"/>
          <w:lang w:val="es-ES"/>
        </w:rPr>
        <w:t>Learning</w:t>
      </w:r>
      <w:proofErr w:type="spellEnd"/>
      <w:r w:rsidRPr="00AD047F">
        <w:rPr>
          <w:rFonts w:cs="Times New Roman"/>
          <w:b/>
          <w:bCs/>
          <w:szCs w:val="24"/>
          <w:lang w:val="es-ES"/>
        </w:rPr>
        <w:t>):</w:t>
      </w:r>
      <w:r w:rsidRPr="00AD047F">
        <w:rPr>
          <w:rFonts w:cs="Times New Roman"/>
          <w:szCs w:val="24"/>
          <w:lang w:val="es-ES"/>
        </w:rPr>
        <w:t xml:space="preserve"> Implica entrenar a las máquinas para tomar decisiones mediante la interacción con su entorno y la retroalimentación recibida en función de las acciones tomadas.</w:t>
      </w:r>
    </w:p>
    <w:p w14:paraId="00FAB733" w14:textId="41D53419" w:rsidR="00595E25" w:rsidRPr="00AD047F" w:rsidRDefault="00595E25"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Inteligencia Artificial General (AGI):</w:t>
      </w:r>
      <w:r w:rsidRPr="00AD047F">
        <w:rPr>
          <w:rFonts w:cs="Times New Roman"/>
          <w:szCs w:val="24"/>
          <w:lang w:val="es-ES"/>
        </w:rPr>
        <w:t xml:space="preserve"> Representa la idea de una máquina con capacidad de inteligencia similar a la humana, capaz de realizar una amplia gama de tareas intelectuales y aprender de manera independiente en diversos dominios.</w:t>
      </w:r>
    </w:p>
    <w:p w14:paraId="59AB2229" w14:textId="3137D0CD" w:rsidR="003C7E3F" w:rsidRPr="00AD047F" w:rsidRDefault="00595E25" w:rsidP="00595E25">
      <w:pPr>
        <w:ind w:right="-1"/>
        <w:jc w:val="both"/>
        <w:rPr>
          <w:rFonts w:cs="Times New Roman"/>
          <w:b/>
          <w:bCs/>
          <w:szCs w:val="24"/>
        </w:rPr>
      </w:pPr>
      <w:r w:rsidRPr="00AD047F">
        <w:rPr>
          <w:rFonts w:cs="Times New Roman"/>
          <w:szCs w:val="24"/>
          <w:lang w:val="es-ES"/>
        </w:rPr>
        <w:t>La inteligencia artificial tiene aplicaciones en diversas industrias, como la atención médica, la automoción, la financiación, la manufactura, la educación y muchos otros campos. Su desarrollo y avance continúan transformando la forma en que interactuamos con la tecnología y cómo se abordan los desafíos en diferentes áreas de la vida.</w:t>
      </w:r>
      <w:r w:rsidR="003C7E3F" w:rsidRPr="00AD047F">
        <w:rPr>
          <w:rFonts w:cs="Times New Roman"/>
          <w:szCs w:val="24"/>
          <w:lang w:val="es-ES"/>
        </w:rPr>
        <w:t xml:space="preserve"> </w:t>
      </w:r>
      <w:sdt>
        <w:sdtPr>
          <w:rPr>
            <w:rFonts w:cs="Times New Roman"/>
            <w:szCs w:val="24"/>
            <w:lang w:val="es-ES"/>
          </w:rPr>
          <w:id w:val="-343632561"/>
          <w:citation/>
        </w:sdtPr>
        <w:sdtEndPr/>
        <w:sdtContent>
          <w:r w:rsidR="002B0082">
            <w:rPr>
              <w:rFonts w:cs="Times New Roman"/>
              <w:szCs w:val="24"/>
              <w:lang w:val="es-ES"/>
            </w:rPr>
            <w:fldChar w:fldCharType="begin"/>
          </w:r>
          <w:r w:rsidR="002B0082" w:rsidRPr="006C24AE">
            <w:rPr>
              <w:rFonts w:cs="Times New Roman"/>
              <w:szCs w:val="24"/>
            </w:rPr>
            <w:instrText xml:space="preserve"> CITATION Exp08 \l 1033 </w:instrText>
          </w:r>
          <w:r w:rsidR="002B0082">
            <w:rPr>
              <w:rFonts w:cs="Times New Roman"/>
              <w:szCs w:val="24"/>
              <w:lang w:val="es-ES"/>
            </w:rPr>
            <w:fldChar w:fldCharType="separate"/>
          </w:r>
          <w:r w:rsidR="0059151C" w:rsidRPr="0059151C">
            <w:rPr>
              <w:rFonts w:cs="Times New Roman"/>
              <w:noProof/>
              <w:szCs w:val="24"/>
            </w:rPr>
            <w:t>[7]</w:t>
          </w:r>
          <w:r w:rsidR="002B0082">
            <w:rPr>
              <w:rFonts w:cs="Times New Roman"/>
              <w:szCs w:val="24"/>
              <w:lang w:val="es-ES"/>
            </w:rPr>
            <w:fldChar w:fldCharType="end"/>
          </w:r>
        </w:sdtContent>
      </w:sdt>
    </w:p>
    <w:p w14:paraId="57C71D96" w14:textId="77777777" w:rsidR="00E77222" w:rsidRPr="00753764" w:rsidRDefault="00E77222" w:rsidP="00753764">
      <w:pPr>
        <w:ind w:right="-1"/>
        <w:rPr>
          <w:rFonts w:cs="Times New Roman"/>
          <w:b/>
          <w:bCs/>
          <w:szCs w:val="24"/>
        </w:rPr>
      </w:pPr>
      <w:r w:rsidRPr="00753764">
        <w:rPr>
          <w:rFonts w:cs="Times New Roman"/>
          <w:b/>
          <w:bCs/>
          <w:szCs w:val="24"/>
        </w:rPr>
        <w:t xml:space="preserve">CNN - </w:t>
      </w:r>
      <w:proofErr w:type="spellStart"/>
      <w:r w:rsidRPr="00753764">
        <w:rPr>
          <w:rFonts w:cs="Times New Roman"/>
          <w:b/>
          <w:bCs/>
          <w:szCs w:val="24"/>
        </w:rPr>
        <w:t>Convolutional</w:t>
      </w:r>
      <w:proofErr w:type="spellEnd"/>
      <w:r w:rsidRPr="00753764">
        <w:rPr>
          <w:rFonts w:cs="Times New Roman"/>
          <w:b/>
          <w:bCs/>
          <w:szCs w:val="24"/>
        </w:rPr>
        <w:t xml:space="preserve"> Neural Network </w:t>
      </w:r>
    </w:p>
    <w:p w14:paraId="6C83BE50" w14:textId="01577CA7" w:rsidR="00DA4047" w:rsidRPr="00AD047F" w:rsidRDefault="00DA4047" w:rsidP="00DA4047">
      <w:pPr>
        <w:ind w:right="-1"/>
        <w:jc w:val="both"/>
        <w:rPr>
          <w:rFonts w:cs="Times New Roman"/>
          <w:szCs w:val="24"/>
          <w:lang w:val="es-ES"/>
        </w:rPr>
      </w:pPr>
      <w:r w:rsidRPr="00AD047F">
        <w:rPr>
          <w:rFonts w:cs="Times New Roman"/>
          <w:szCs w:val="24"/>
          <w:lang w:val="es-ES"/>
        </w:rPr>
        <w:t xml:space="preserve">Una Red Neuronal Convolucional (CNN, por sus siglas en inglés, </w:t>
      </w:r>
      <w:proofErr w:type="spellStart"/>
      <w:r w:rsidRPr="00AD047F">
        <w:rPr>
          <w:rFonts w:cs="Times New Roman"/>
          <w:szCs w:val="24"/>
          <w:lang w:val="es-ES"/>
        </w:rPr>
        <w:t>Convolutional</w:t>
      </w:r>
      <w:proofErr w:type="spellEnd"/>
      <w:r w:rsidRPr="00AD047F">
        <w:rPr>
          <w:rFonts w:cs="Times New Roman"/>
          <w:szCs w:val="24"/>
          <w:lang w:val="es-ES"/>
        </w:rPr>
        <w:t xml:space="preserve"> Neural Network) es un tipo de arquitectura de redes neuronales profundas especialmente diseñada para procesar y analizar datos de tipo </w:t>
      </w:r>
      <w:proofErr w:type="spellStart"/>
      <w:r w:rsidRPr="00AD047F">
        <w:rPr>
          <w:rFonts w:cs="Times New Roman"/>
          <w:szCs w:val="24"/>
          <w:lang w:val="es-ES"/>
        </w:rPr>
        <w:t>grid</w:t>
      </w:r>
      <w:proofErr w:type="spellEnd"/>
      <w:r w:rsidR="0079072A">
        <w:rPr>
          <w:rStyle w:val="FootnoteReference"/>
          <w:rFonts w:cs="Times New Roman"/>
          <w:szCs w:val="24"/>
          <w:lang w:val="es-ES"/>
        </w:rPr>
        <w:footnoteReference w:id="4"/>
      </w:r>
      <w:r w:rsidRPr="00AD047F">
        <w:rPr>
          <w:rFonts w:cs="Times New Roman"/>
          <w:szCs w:val="24"/>
          <w:lang w:val="es-ES"/>
        </w:rPr>
        <w:t>, como imágenes y videos.</w:t>
      </w:r>
      <w:sdt>
        <w:sdtPr>
          <w:rPr>
            <w:rFonts w:cs="Times New Roman"/>
            <w:szCs w:val="24"/>
            <w:lang w:val="es-ES"/>
          </w:rPr>
          <w:id w:val="-1752119897"/>
          <w:citation/>
        </w:sdtPr>
        <w:sdtEndPr/>
        <w:sdtContent>
          <w:r w:rsidR="00BA4A44">
            <w:rPr>
              <w:rFonts w:cs="Times New Roman"/>
              <w:szCs w:val="24"/>
              <w:lang w:val="es-ES"/>
            </w:rPr>
            <w:fldChar w:fldCharType="begin"/>
          </w:r>
          <w:r w:rsidR="0030158F">
            <w:rPr>
              <w:rFonts w:cs="Times New Roman"/>
              <w:szCs w:val="24"/>
              <w:lang w:val="es-ES"/>
            </w:rPr>
            <w:instrText xml:space="preserve">CITATION Sar22 \l 1033 </w:instrText>
          </w:r>
          <w:r w:rsidR="00BA4A44">
            <w:rPr>
              <w:rFonts w:cs="Times New Roman"/>
              <w:szCs w:val="24"/>
              <w:lang w:val="es-ES"/>
            </w:rPr>
            <w:fldChar w:fldCharType="separate"/>
          </w:r>
          <w:r w:rsidR="0059151C">
            <w:rPr>
              <w:rFonts w:cs="Times New Roman"/>
              <w:noProof/>
              <w:szCs w:val="24"/>
              <w:lang w:val="es-ES"/>
            </w:rPr>
            <w:t xml:space="preserve"> </w:t>
          </w:r>
          <w:r w:rsidR="0059151C" w:rsidRPr="0059151C">
            <w:rPr>
              <w:rFonts w:cs="Times New Roman"/>
              <w:noProof/>
              <w:szCs w:val="24"/>
              <w:lang w:val="es-ES"/>
            </w:rPr>
            <w:t>[8]</w:t>
          </w:r>
          <w:r w:rsidR="00BA4A44">
            <w:rPr>
              <w:rFonts w:cs="Times New Roman"/>
              <w:szCs w:val="24"/>
              <w:lang w:val="es-ES"/>
            </w:rPr>
            <w:fldChar w:fldCharType="end"/>
          </w:r>
        </w:sdtContent>
      </w:sdt>
      <w:r w:rsidRPr="00AD047F">
        <w:rPr>
          <w:rFonts w:cs="Times New Roman"/>
          <w:szCs w:val="24"/>
          <w:lang w:val="es-ES"/>
        </w:rPr>
        <w:t xml:space="preserve"> Las CNN se han vuelto fundamentales en el campo de la visión por computadora y han revolucionado la forma en que se abordan tareas como el reconocimiento de objetos, la detección de características y la segmentación de imágenes.</w:t>
      </w:r>
      <w:r w:rsidR="00D62372">
        <w:rPr>
          <w:rFonts w:cs="Times New Roman"/>
          <w:szCs w:val="24"/>
          <w:lang w:val="es-ES"/>
        </w:rPr>
        <w:t xml:space="preserve"> </w:t>
      </w:r>
      <w:sdt>
        <w:sdtPr>
          <w:rPr>
            <w:rFonts w:cs="Times New Roman"/>
            <w:szCs w:val="24"/>
            <w:lang w:val="es-ES"/>
          </w:rPr>
          <w:id w:val="1896847952"/>
          <w:citation/>
        </w:sdtPr>
        <w:sdtEndPr/>
        <w:sdtContent>
          <w:r w:rsidR="00013327">
            <w:rPr>
              <w:rFonts w:cs="Times New Roman"/>
              <w:szCs w:val="24"/>
              <w:lang w:val="es-ES"/>
            </w:rPr>
            <w:fldChar w:fldCharType="begin"/>
          </w:r>
          <w:r w:rsidR="00013327" w:rsidRPr="007A6B01">
            <w:rPr>
              <w:rFonts w:cs="Times New Roman"/>
              <w:szCs w:val="24"/>
            </w:rPr>
            <w:instrText xml:space="preserve"> CITATION Lug14 \l 1033 </w:instrText>
          </w:r>
          <w:r w:rsidR="00013327">
            <w:rPr>
              <w:rFonts w:cs="Times New Roman"/>
              <w:szCs w:val="24"/>
              <w:lang w:val="es-ES"/>
            </w:rPr>
            <w:fldChar w:fldCharType="separate"/>
          </w:r>
          <w:r w:rsidR="0059151C" w:rsidRPr="0059151C">
            <w:rPr>
              <w:rFonts w:cs="Times New Roman"/>
              <w:noProof/>
              <w:szCs w:val="24"/>
            </w:rPr>
            <w:t>[9]</w:t>
          </w:r>
          <w:r w:rsidR="00013327">
            <w:rPr>
              <w:rFonts w:cs="Times New Roman"/>
              <w:szCs w:val="24"/>
              <w:lang w:val="es-ES"/>
            </w:rPr>
            <w:fldChar w:fldCharType="end"/>
          </w:r>
        </w:sdtContent>
      </w:sdt>
    </w:p>
    <w:p w14:paraId="61411B84" w14:textId="77777777" w:rsidR="00DA4047" w:rsidRPr="00AD047F" w:rsidRDefault="00DA4047" w:rsidP="00DA4047">
      <w:pPr>
        <w:ind w:right="-1"/>
        <w:jc w:val="both"/>
        <w:rPr>
          <w:rFonts w:cs="Times New Roman"/>
          <w:szCs w:val="24"/>
          <w:lang w:val="es-ES"/>
        </w:rPr>
      </w:pPr>
      <w:r w:rsidRPr="00AD047F">
        <w:rPr>
          <w:rFonts w:cs="Times New Roman"/>
          <w:szCs w:val="24"/>
          <w:lang w:val="es-ES"/>
        </w:rPr>
        <w:t>Las características distintivas de una CNN incluyen:</w:t>
      </w:r>
    </w:p>
    <w:p w14:paraId="6514D293" w14:textId="3407C754"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Convoluciones:</w:t>
      </w:r>
      <w:r w:rsidRPr="00AD047F">
        <w:rPr>
          <w:rFonts w:cs="Times New Roman"/>
          <w:szCs w:val="24"/>
          <w:lang w:val="es-ES"/>
        </w:rPr>
        <w:t xml:space="preserve"> Las convoluciones son operaciones matemáticas que aplican un filtro (</w:t>
      </w:r>
      <w:proofErr w:type="spellStart"/>
      <w:r w:rsidRPr="00AD047F">
        <w:rPr>
          <w:rFonts w:cs="Times New Roman"/>
          <w:szCs w:val="24"/>
          <w:lang w:val="es-ES"/>
        </w:rPr>
        <w:t>kernel</w:t>
      </w:r>
      <w:proofErr w:type="spellEnd"/>
      <w:r w:rsidRPr="00AD047F">
        <w:rPr>
          <w:rFonts w:cs="Times New Roman"/>
          <w:szCs w:val="24"/>
          <w:lang w:val="es-ES"/>
        </w:rPr>
        <w:t>) a una región de la imagen para extraer características relevantes, como bordes, texturas y patrones. Estas operaciones se realizan en varias capas de la red para capturar características de diferentes niveles de abstracción.</w:t>
      </w:r>
    </w:p>
    <w:p w14:paraId="0F2E93D4" w14:textId="7D91AF88"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 xml:space="preserve">Capas de </w:t>
      </w:r>
      <w:proofErr w:type="spellStart"/>
      <w:r w:rsidRPr="00AD047F">
        <w:rPr>
          <w:rFonts w:cs="Times New Roman"/>
          <w:b/>
          <w:bCs/>
          <w:szCs w:val="24"/>
          <w:lang w:val="es-ES"/>
        </w:rPr>
        <w:t>Pooling</w:t>
      </w:r>
      <w:proofErr w:type="spellEnd"/>
      <w:r w:rsidRPr="00AD047F">
        <w:rPr>
          <w:rFonts w:cs="Times New Roman"/>
          <w:b/>
          <w:bCs/>
          <w:szCs w:val="24"/>
          <w:lang w:val="es-ES"/>
        </w:rPr>
        <w:t>:</w:t>
      </w:r>
      <w:r w:rsidRPr="00AD047F">
        <w:rPr>
          <w:rFonts w:cs="Times New Roman"/>
          <w:szCs w:val="24"/>
          <w:lang w:val="es-ES"/>
        </w:rPr>
        <w:t xml:space="preserve"> Estas capas reducen el tamaño de la representación espacial de las características, disminuyendo así la cantidad de información y los parámetros de la red. La operación común de </w:t>
      </w:r>
      <w:proofErr w:type="spellStart"/>
      <w:r w:rsidRPr="00AD047F">
        <w:rPr>
          <w:rFonts w:cs="Times New Roman"/>
          <w:szCs w:val="24"/>
          <w:lang w:val="es-ES"/>
        </w:rPr>
        <w:t>pooling</w:t>
      </w:r>
      <w:proofErr w:type="spellEnd"/>
      <w:r w:rsidRPr="00AD047F">
        <w:rPr>
          <w:rFonts w:cs="Times New Roman"/>
          <w:szCs w:val="24"/>
          <w:lang w:val="es-ES"/>
        </w:rPr>
        <w:t xml:space="preserve"> es el </w:t>
      </w:r>
      <w:proofErr w:type="spellStart"/>
      <w:r w:rsidRPr="00AD047F">
        <w:rPr>
          <w:rFonts w:cs="Times New Roman"/>
          <w:szCs w:val="24"/>
          <w:lang w:val="es-ES"/>
        </w:rPr>
        <w:t>max-pooling</w:t>
      </w:r>
      <w:proofErr w:type="spellEnd"/>
      <w:r w:rsidRPr="00AD047F">
        <w:rPr>
          <w:rFonts w:cs="Times New Roman"/>
          <w:szCs w:val="24"/>
          <w:lang w:val="es-ES"/>
        </w:rPr>
        <w:t>, que selecciona el valor máximo de un conjunto de valores en una región.</w:t>
      </w:r>
    </w:p>
    <w:p w14:paraId="0E6C3F3E" w14:textId="72CD2BD3"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Capas de Activación:</w:t>
      </w:r>
      <w:r w:rsidRPr="00AD047F">
        <w:rPr>
          <w:rFonts w:cs="Times New Roman"/>
          <w:szCs w:val="24"/>
          <w:lang w:val="es-ES"/>
        </w:rPr>
        <w:t xml:space="preserve"> Las funciones de activación, como la función </w:t>
      </w:r>
      <w:proofErr w:type="spellStart"/>
      <w:r w:rsidRPr="00AD047F">
        <w:rPr>
          <w:rFonts w:cs="Times New Roman"/>
          <w:szCs w:val="24"/>
          <w:lang w:val="es-ES"/>
        </w:rPr>
        <w:t>ReLU</w:t>
      </w:r>
      <w:proofErr w:type="spellEnd"/>
      <w:r w:rsidRPr="00AD047F">
        <w:rPr>
          <w:rFonts w:cs="Times New Roman"/>
          <w:szCs w:val="24"/>
          <w:lang w:val="es-ES"/>
        </w:rPr>
        <w:t xml:space="preserve"> (</w:t>
      </w:r>
      <w:proofErr w:type="spellStart"/>
      <w:r w:rsidRPr="00AD047F">
        <w:rPr>
          <w:rFonts w:cs="Times New Roman"/>
          <w:szCs w:val="24"/>
          <w:lang w:val="es-ES"/>
        </w:rPr>
        <w:t>Rectified</w:t>
      </w:r>
      <w:proofErr w:type="spellEnd"/>
      <w:r w:rsidRPr="00AD047F">
        <w:rPr>
          <w:rFonts w:cs="Times New Roman"/>
          <w:szCs w:val="24"/>
          <w:lang w:val="es-ES"/>
        </w:rPr>
        <w:t xml:space="preserve"> Linear </w:t>
      </w:r>
      <w:proofErr w:type="spellStart"/>
      <w:r w:rsidRPr="00AD047F">
        <w:rPr>
          <w:rFonts w:cs="Times New Roman"/>
          <w:szCs w:val="24"/>
          <w:lang w:val="es-ES"/>
        </w:rPr>
        <w:t>Unit</w:t>
      </w:r>
      <w:proofErr w:type="spellEnd"/>
      <w:r w:rsidRPr="00AD047F">
        <w:rPr>
          <w:rFonts w:cs="Times New Roman"/>
          <w:szCs w:val="24"/>
          <w:lang w:val="es-ES"/>
        </w:rPr>
        <w:t>), introducen no linealidad en la red y permiten que la CNN capture relaciones y patrones más complejos en los datos.</w:t>
      </w:r>
    </w:p>
    <w:p w14:paraId="75EDBB45" w14:textId="2AF49B3A"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Capas Totalmente Conectadas:</w:t>
      </w:r>
      <w:r w:rsidRPr="00AD047F">
        <w:rPr>
          <w:rFonts w:cs="Times New Roman"/>
          <w:szCs w:val="24"/>
          <w:lang w:val="es-ES"/>
        </w:rPr>
        <w:t xml:space="preserve"> Al final de la red, se pueden utilizar capas totalmente conectadas para realizar tareas de clasificación u otras tareas específicas. Estas capas combinan las características extraídas de las capas anteriores y generan la salida final.</w:t>
      </w:r>
    </w:p>
    <w:p w14:paraId="087A9F18" w14:textId="18EC396D"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Aprendizaje Jerárquico de Características:</w:t>
      </w:r>
      <w:r w:rsidRPr="00AD047F">
        <w:rPr>
          <w:rFonts w:cs="Times New Roman"/>
          <w:szCs w:val="24"/>
          <w:lang w:val="es-ES"/>
        </w:rPr>
        <w:t xml:space="preserve"> A través de sus capas, las CNN aprenden automáticamente jerarquías de características, desde características simples (como bordes) en las capas iniciales hasta características más abstractas y complejas (como formas y objetos) en las capas posteriores.</w:t>
      </w:r>
    </w:p>
    <w:p w14:paraId="2C33DFDD" w14:textId="77777777" w:rsidR="00DA4047" w:rsidRPr="00AD047F" w:rsidRDefault="00DA4047" w:rsidP="00DA4047">
      <w:pPr>
        <w:ind w:right="-1"/>
        <w:jc w:val="both"/>
        <w:rPr>
          <w:rFonts w:cs="Times New Roman"/>
          <w:szCs w:val="24"/>
          <w:lang w:val="es-ES"/>
        </w:rPr>
      </w:pPr>
      <w:r w:rsidRPr="00AD047F">
        <w:rPr>
          <w:rFonts w:cs="Times New Roman"/>
          <w:szCs w:val="24"/>
          <w:lang w:val="es-ES"/>
        </w:rPr>
        <w:t>Las CNN se han utilizado con éxito en una variedad de aplicaciones, como:</w:t>
      </w:r>
    </w:p>
    <w:p w14:paraId="2C2BCC3E" w14:textId="6FECF1C8"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szCs w:val="24"/>
          <w:lang w:val="es-ES"/>
        </w:rPr>
        <w:t>Reconocimiento de objetos y detección de objetos en imágenes y videos.</w:t>
      </w:r>
    </w:p>
    <w:p w14:paraId="27472E02" w14:textId="39152255"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szCs w:val="24"/>
          <w:lang w:val="es-ES"/>
        </w:rPr>
        <w:t>Clasificación de imágenes en categorías específicas (por ejemplo, identificar diferentes especies de animales).</w:t>
      </w:r>
    </w:p>
    <w:p w14:paraId="70BCC124" w14:textId="5B88CEEA"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szCs w:val="24"/>
          <w:lang w:val="es-ES"/>
        </w:rPr>
        <w:t>Segmentación semántica, donde se asigna una etiqueta a cada píxel de una imagen.</w:t>
      </w:r>
    </w:p>
    <w:p w14:paraId="144A67AF" w14:textId="1875D06D"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szCs w:val="24"/>
          <w:lang w:val="es-ES"/>
        </w:rPr>
        <w:t>Generación de imágenes y estilo de imágenes.</w:t>
      </w:r>
    </w:p>
    <w:p w14:paraId="057863BE" w14:textId="400532B4"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szCs w:val="24"/>
          <w:lang w:val="es-ES"/>
        </w:rPr>
        <w:t>Procesamiento de imágenes médicas y análisis de radiografías.</w:t>
      </w:r>
    </w:p>
    <w:p w14:paraId="76972837" w14:textId="1D5889E4" w:rsidR="00DA4047" w:rsidRPr="00AD047F" w:rsidRDefault="00DA4047" w:rsidP="006C212C">
      <w:pPr>
        <w:pStyle w:val="ListParagraph"/>
        <w:numPr>
          <w:ilvl w:val="0"/>
          <w:numId w:val="17"/>
        </w:numPr>
        <w:ind w:left="284" w:right="-1" w:hanging="284"/>
        <w:jc w:val="both"/>
        <w:rPr>
          <w:rFonts w:cs="Times New Roman"/>
          <w:szCs w:val="24"/>
          <w:lang w:val="es-ES"/>
        </w:rPr>
      </w:pPr>
      <w:r w:rsidRPr="00AD047F">
        <w:rPr>
          <w:rFonts w:cs="Times New Roman"/>
          <w:szCs w:val="24"/>
          <w:lang w:val="es-ES"/>
        </w:rPr>
        <w:lastRenderedPageBreak/>
        <w:t>Conducción autónoma y sistemas de detección de peatones en vehículos.</w:t>
      </w:r>
    </w:p>
    <w:p w14:paraId="27912209" w14:textId="1785777C" w:rsidR="003C7E3F" w:rsidRPr="00AD047F" w:rsidRDefault="00DA4047" w:rsidP="00DA4047">
      <w:pPr>
        <w:ind w:right="-1"/>
        <w:jc w:val="both"/>
        <w:rPr>
          <w:rFonts w:cs="Times New Roman"/>
          <w:szCs w:val="24"/>
          <w:lang w:val="es-ES"/>
        </w:rPr>
      </w:pPr>
      <w:r w:rsidRPr="00AD047F">
        <w:rPr>
          <w:rFonts w:cs="Times New Roman"/>
          <w:szCs w:val="24"/>
          <w:lang w:val="es-ES"/>
        </w:rPr>
        <w:t>Las CNN han demostrado ser altamente eficaces en la extracción de características y la representación de datos visuales, lo que ha llevado a avances significativos en la visión por computadora y en aplicaciones relacionadas con el análisis de imágenes y videos.</w:t>
      </w:r>
      <w:sdt>
        <w:sdtPr>
          <w:rPr>
            <w:rFonts w:cs="Times New Roman"/>
            <w:szCs w:val="24"/>
            <w:lang w:val="es-ES"/>
          </w:rPr>
          <w:id w:val="-1518842733"/>
          <w:citation/>
        </w:sdtPr>
        <w:sdtEndPr/>
        <w:sdtContent>
          <w:r w:rsidR="00F05121">
            <w:rPr>
              <w:rFonts w:cs="Times New Roman"/>
              <w:szCs w:val="24"/>
              <w:lang w:val="es-ES"/>
            </w:rPr>
            <w:fldChar w:fldCharType="begin"/>
          </w:r>
          <w:r w:rsidR="00F05121" w:rsidRPr="00844204">
            <w:rPr>
              <w:rFonts w:cs="Times New Roman"/>
              <w:szCs w:val="24"/>
              <w:lang w:val="es-ES"/>
            </w:rPr>
            <w:instrText xml:space="preserve"> CITATION Sar221 \l 1033 </w:instrText>
          </w:r>
          <w:r w:rsidR="00F05121">
            <w:rPr>
              <w:rFonts w:cs="Times New Roman"/>
              <w:szCs w:val="24"/>
              <w:lang w:val="es-ES"/>
            </w:rPr>
            <w:fldChar w:fldCharType="separate"/>
          </w:r>
          <w:r w:rsidR="0059151C">
            <w:rPr>
              <w:rFonts w:cs="Times New Roman"/>
              <w:noProof/>
              <w:szCs w:val="24"/>
              <w:lang w:val="es-ES"/>
            </w:rPr>
            <w:t xml:space="preserve"> </w:t>
          </w:r>
          <w:r w:rsidR="0059151C" w:rsidRPr="0059151C">
            <w:rPr>
              <w:rFonts w:cs="Times New Roman"/>
              <w:noProof/>
              <w:szCs w:val="24"/>
              <w:lang w:val="es-ES"/>
            </w:rPr>
            <w:t>[10]</w:t>
          </w:r>
          <w:r w:rsidR="00F05121">
            <w:rPr>
              <w:rFonts w:cs="Times New Roman"/>
              <w:szCs w:val="24"/>
              <w:lang w:val="es-ES"/>
            </w:rPr>
            <w:fldChar w:fldCharType="end"/>
          </w:r>
        </w:sdtContent>
      </w:sdt>
    </w:p>
    <w:p w14:paraId="4230A358" w14:textId="21565C69" w:rsidR="00F11A5F" w:rsidRPr="00753764" w:rsidRDefault="00E77222" w:rsidP="00F11A5F">
      <w:pPr>
        <w:ind w:right="-1"/>
        <w:rPr>
          <w:rFonts w:cs="Times New Roman"/>
          <w:b/>
          <w:bCs/>
          <w:szCs w:val="24"/>
        </w:rPr>
      </w:pPr>
      <w:r w:rsidRPr="00753764">
        <w:rPr>
          <w:rFonts w:cs="Times New Roman"/>
          <w:b/>
          <w:bCs/>
          <w:szCs w:val="24"/>
        </w:rPr>
        <w:t xml:space="preserve">VGG - Visual </w:t>
      </w:r>
      <w:proofErr w:type="spellStart"/>
      <w:r w:rsidRPr="00753764">
        <w:rPr>
          <w:rFonts w:cs="Times New Roman"/>
          <w:b/>
          <w:bCs/>
          <w:szCs w:val="24"/>
        </w:rPr>
        <w:t>Geometry</w:t>
      </w:r>
      <w:proofErr w:type="spellEnd"/>
      <w:r w:rsidRPr="00753764">
        <w:rPr>
          <w:rFonts w:cs="Times New Roman"/>
          <w:b/>
          <w:bCs/>
          <w:szCs w:val="24"/>
        </w:rPr>
        <w:t xml:space="preserve"> </w:t>
      </w:r>
      <w:proofErr w:type="spellStart"/>
      <w:r w:rsidRPr="00753764">
        <w:rPr>
          <w:rFonts w:cs="Times New Roman"/>
          <w:b/>
          <w:bCs/>
          <w:szCs w:val="24"/>
        </w:rPr>
        <w:t>Group</w:t>
      </w:r>
      <w:proofErr w:type="spellEnd"/>
      <w:r w:rsidRPr="00753764">
        <w:rPr>
          <w:rFonts w:cs="Times New Roman"/>
          <w:b/>
          <w:bCs/>
          <w:szCs w:val="24"/>
        </w:rPr>
        <w:t xml:space="preserve"> Network</w:t>
      </w:r>
    </w:p>
    <w:p w14:paraId="60BC708C" w14:textId="1DA0E262" w:rsidR="002534D0" w:rsidRPr="00AD047F" w:rsidRDefault="002534D0" w:rsidP="002534D0">
      <w:pPr>
        <w:ind w:right="-1"/>
        <w:jc w:val="both"/>
        <w:rPr>
          <w:rFonts w:cs="Times New Roman"/>
          <w:szCs w:val="24"/>
          <w:lang w:val="es-ES"/>
        </w:rPr>
      </w:pPr>
      <w:r w:rsidRPr="00AD047F">
        <w:rPr>
          <w:rFonts w:cs="Times New Roman"/>
          <w:szCs w:val="24"/>
          <w:lang w:val="es-ES"/>
        </w:rPr>
        <w:t xml:space="preserve">La Red Visual </w:t>
      </w:r>
      <w:proofErr w:type="spellStart"/>
      <w:r w:rsidRPr="00AD047F">
        <w:rPr>
          <w:rFonts w:cs="Times New Roman"/>
          <w:szCs w:val="24"/>
          <w:lang w:val="es-ES"/>
        </w:rPr>
        <w:t>Geometry</w:t>
      </w:r>
      <w:proofErr w:type="spellEnd"/>
      <w:r w:rsidRPr="00AD047F">
        <w:rPr>
          <w:rFonts w:cs="Times New Roman"/>
          <w:szCs w:val="24"/>
          <w:lang w:val="es-ES"/>
        </w:rPr>
        <w:t xml:space="preserve"> </w:t>
      </w:r>
      <w:proofErr w:type="spellStart"/>
      <w:r w:rsidRPr="00AD047F">
        <w:rPr>
          <w:rFonts w:cs="Times New Roman"/>
          <w:szCs w:val="24"/>
          <w:lang w:val="es-ES"/>
        </w:rPr>
        <w:t>Group</w:t>
      </w:r>
      <w:proofErr w:type="spellEnd"/>
      <w:r w:rsidRPr="00AD047F">
        <w:rPr>
          <w:rFonts w:cs="Times New Roman"/>
          <w:szCs w:val="24"/>
          <w:lang w:val="es-ES"/>
        </w:rPr>
        <w:t xml:space="preserve"> (VGG) es una arquitectura de red neuronal convolucional (CNN) que se destacó en el Concurso de Reconocimiento Visual de </w:t>
      </w:r>
      <w:proofErr w:type="spellStart"/>
      <w:r w:rsidRPr="00AD047F">
        <w:rPr>
          <w:rFonts w:cs="Times New Roman"/>
          <w:szCs w:val="24"/>
          <w:lang w:val="es-ES"/>
        </w:rPr>
        <w:t>ImagenNet</w:t>
      </w:r>
      <w:proofErr w:type="spellEnd"/>
      <w:r w:rsidRPr="00AD047F">
        <w:rPr>
          <w:rFonts w:cs="Times New Roman"/>
          <w:szCs w:val="24"/>
          <w:lang w:val="es-ES"/>
        </w:rPr>
        <w:t xml:space="preserve"> en 2014.</w:t>
      </w:r>
      <w:customXmlInsRangeStart w:id="1" w:author="Microsoft Word" w:date="2023-08-12T16:42:00Z"/>
      <w:sdt>
        <w:sdtPr>
          <w:rPr>
            <w:rFonts w:cs="Times New Roman"/>
            <w:szCs w:val="24"/>
            <w:lang w:val="es-ES"/>
          </w:rPr>
          <w:id w:val="-809400611"/>
          <w:citation/>
        </w:sdtPr>
        <w:sdtEndPr/>
        <w:sdtContent>
          <w:customXmlInsRangeEnd w:id="1"/>
          <w:ins w:id="2" w:author="Microsoft Word" w:date="2023-08-12T16:42:00Z">
            <w:r w:rsidR="00844204">
              <w:rPr>
                <w:rFonts w:cs="Times New Roman"/>
                <w:szCs w:val="24"/>
                <w:lang w:val="es-ES"/>
              </w:rPr>
              <w:fldChar w:fldCharType="begin"/>
            </w:r>
            <w:r w:rsidR="00844204" w:rsidRPr="00844204">
              <w:rPr>
                <w:rFonts w:cs="Times New Roman"/>
                <w:szCs w:val="24"/>
                <w:lang w:val="es-ES"/>
              </w:rPr>
              <w:instrText xml:space="preserve"> CITATION Olg15 \l 1033 </w:instrText>
            </w:r>
            <w:r w:rsidR="00844204">
              <w:rPr>
                <w:rFonts w:cs="Times New Roman"/>
                <w:szCs w:val="24"/>
                <w:lang w:val="es-ES"/>
              </w:rPr>
              <w:fldChar w:fldCharType="separate"/>
            </w:r>
          </w:ins>
          <w:r w:rsidR="0059151C">
            <w:rPr>
              <w:rFonts w:cs="Times New Roman"/>
              <w:noProof/>
              <w:szCs w:val="24"/>
              <w:lang w:val="es-ES"/>
            </w:rPr>
            <w:t xml:space="preserve"> </w:t>
          </w:r>
          <w:r w:rsidR="0059151C" w:rsidRPr="0059151C">
            <w:rPr>
              <w:rFonts w:cs="Times New Roman"/>
              <w:noProof/>
              <w:szCs w:val="24"/>
              <w:lang w:val="es-ES"/>
            </w:rPr>
            <w:t>[11]</w:t>
          </w:r>
          <w:ins w:id="3" w:author="Microsoft Word" w:date="2023-08-12T16:42:00Z">
            <w:r w:rsidR="00844204">
              <w:rPr>
                <w:rFonts w:cs="Times New Roman"/>
                <w:szCs w:val="24"/>
                <w:lang w:val="es-ES"/>
              </w:rPr>
              <w:fldChar w:fldCharType="end"/>
            </w:r>
          </w:ins>
          <w:customXmlInsRangeStart w:id="4" w:author="Microsoft Word" w:date="2023-08-12T16:42:00Z"/>
        </w:sdtContent>
      </w:sdt>
      <w:customXmlInsRangeEnd w:id="4"/>
      <w:r w:rsidRPr="00AD047F">
        <w:rPr>
          <w:rFonts w:cs="Times New Roman"/>
          <w:szCs w:val="24"/>
          <w:lang w:val="es-ES"/>
        </w:rPr>
        <w:t xml:space="preserve"> Fue desarrollada por el Grupo de Geometría Visual (Visual </w:t>
      </w:r>
      <w:proofErr w:type="spellStart"/>
      <w:r w:rsidRPr="00AD047F">
        <w:rPr>
          <w:rFonts w:cs="Times New Roman"/>
          <w:szCs w:val="24"/>
          <w:lang w:val="es-ES"/>
        </w:rPr>
        <w:t>Geometry</w:t>
      </w:r>
      <w:proofErr w:type="spellEnd"/>
      <w:r w:rsidRPr="00AD047F">
        <w:rPr>
          <w:rFonts w:cs="Times New Roman"/>
          <w:szCs w:val="24"/>
          <w:lang w:val="es-ES"/>
        </w:rPr>
        <w:t xml:space="preserve"> </w:t>
      </w:r>
      <w:proofErr w:type="spellStart"/>
      <w:r w:rsidRPr="00AD047F">
        <w:rPr>
          <w:rFonts w:cs="Times New Roman"/>
          <w:szCs w:val="24"/>
          <w:lang w:val="es-ES"/>
        </w:rPr>
        <w:t>Group</w:t>
      </w:r>
      <w:proofErr w:type="spellEnd"/>
      <w:r w:rsidRPr="00AD047F">
        <w:rPr>
          <w:rFonts w:cs="Times New Roman"/>
          <w:szCs w:val="24"/>
          <w:lang w:val="es-ES"/>
        </w:rPr>
        <w:t>) en la Universidad de Oxford. La arquitectura VGG se caracteriza por su profundidad y simplicidad en la estructura de capas, lo que la hace fácil de entender y entrenar.</w:t>
      </w:r>
      <w:sdt>
        <w:sdtPr>
          <w:rPr>
            <w:rFonts w:cs="Times New Roman"/>
            <w:szCs w:val="24"/>
            <w:lang w:val="es-ES"/>
          </w:rPr>
          <w:id w:val="602070437"/>
          <w:citation/>
        </w:sdtPr>
        <w:sdtEndPr/>
        <w:sdtContent>
          <w:r w:rsidR="00107B88">
            <w:rPr>
              <w:rFonts w:cs="Times New Roman"/>
              <w:szCs w:val="24"/>
              <w:lang w:val="es-ES"/>
            </w:rPr>
            <w:fldChar w:fldCharType="begin"/>
          </w:r>
          <w:r w:rsidR="0030158F">
            <w:rPr>
              <w:rFonts w:cs="Times New Roman"/>
              <w:szCs w:val="24"/>
              <w:lang w:val="es-ES"/>
            </w:rPr>
            <w:instrText xml:space="preserve">CITATION Raj21 \l 1033 </w:instrText>
          </w:r>
          <w:r w:rsidR="00107B88">
            <w:rPr>
              <w:rFonts w:cs="Times New Roman"/>
              <w:szCs w:val="24"/>
              <w:lang w:val="es-ES"/>
            </w:rPr>
            <w:fldChar w:fldCharType="separate"/>
          </w:r>
          <w:r w:rsidR="0059151C">
            <w:rPr>
              <w:rFonts w:cs="Times New Roman"/>
              <w:noProof/>
              <w:szCs w:val="24"/>
              <w:lang w:val="es-ES"/>
            </w:rPr>
            <w:t xml:space="preserve"> </w:t>
          </w:r>
          <w:r w:rsidR="0059151C" w:rsidRPr="0059151C">
            <w:rPr>
              <w:rFonts w:cs="Times New Roman"/>
              <w:noProof/>
              <w:szCs w:val="24"/>
              <w:lang w:val="es-ES"/>
            </w:rPr>
            <w:t>[12]</w:t>
          </w:r>
          <w:r w:rsidR="00107B88">
            <w:rPr>
              <w:rFonts w:cs="Times New Roman"/>
              <w:szCs w:val="24"/>
              <w:lang w:val="es-ES"/>
            </w:rPr>
            <w:fldChar w:fldCharType="end"/>
          </w:r>
        </w:sdtContent>
      </w:sdt>
    </w:p>
    <w:p w14:paraId="1EBB96A2" w14:textId="77777777" w:rsidR="002534D0" w:rsidRPr="00AD047F" w:rsidRDefault="002534D0" w:rsidP="002534D0">
      <w:pPr>
        <w:ind w:right="-1"/>
        <w:jc w:val="both"/>
        <w:rPr>
          <w:rFonts w:cs="Times New Roman"/>
          <w:szCs w:val="24"/>
          <w:lang w:val="es-ES"/>
        </w:rPr>
      </w:pPr>
      <w:r w:rsidRPr="00AD047F">
        <w:rPr>
          <w:rFonts w:cs="Times New Roman"/>
          <w:szCs w:val="24"/>
          <w:lang w:val="es-ES"/>
        </w:rPr>
        <w:t>Las principales características de la arquitectura VGG son:</w:t>
      </w:r>
    </w:p>
    <w:p w14:paraId="7F37AE56" w14:textId="19C6EC2E" w:rsidR="002534D0" w:rsidRPr="00AD047F" w:rsidRDefault="002534D0"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Profundidad:</w:t>
      </w:r>
      <w:r w:rsidRPr="00AD047F">
        <w:rPr>
          <w:rFonts w:cs="Times New Roman"/>
          <w:szCs w:val="24"/>
          <w:lang w:val="es-ES"/>
        </w:rPr>
        <w:t xml:space="preserve"> A diferencia de algunas arquitecturas más tempranas que utilizaban un número limitado de capas, VGG emplea una estructura profunda con múltiples capas convolucionales y capas totalmente conectadas. Su enfoque en la profundidad contribuye a su capacidad para aprender representaciones más ricas y complejas de los datos.</w:t>
      </w:r>
    </w:p>
    <w:p w14:paraId="1C56714D" w14:textId="5FE2362E" w:rsidR="002534D0" w:rsidRPr="00AD047F" w:rsidRDefault="002534D0"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 xml:space="preserve">Tamaño de Filtro Pequeño: </w:t>
      </w:r>
      <w:r w:rsidRPr="00AD047F">
        <w:rPr>
          <w:rFonts w:cs="Times New Roman"/>
          <w:szCs w:val="24"/>
          <w:lang w:val="es-ES"/>
        </w:rPr>
        <w:t xml:space="preserve">VGG utiliza filtros convolucionales de tamaño pequeño (3x3) en todas sus capas convolucionales, seguidos de una función de activación </w:t>
      </w:r>
      <w:proofErr w:type="spellStart"/>
      <w:r w:rsidRPr="00AD047F">
        <w:rPr>
          <w:rFonts w:cs="Times New Roman"/>
          <w:szCs w:val="24"/>
          <w:lang w:val="es-ES"/>
        </w:rPr>
        <w:t>ReLU</w:t>
      </w:r>
      <w:proofErr w:type="spellEnd"/>
      <w:r w:rsidR="00306DB2">
        <w:rPr>
          <w:rStyle w:val="FootnoteReference"/>
          <w:rFonts w:cs="Times New Roman"/>
          <w:szCs w:val="24"/>
          <w:lang w:val="es-ES"/>
        </w:rPr>
        <w:footnoteReference w:id="5"/>
      </w:r>
      <w:r w:rsidRPr="00AD047F">
        <w:rPr>
          <w:rFonts w:cs="Times New Roman"/>
          <w:szCs w:val="24"/>
          <w:lang w:val="es-ES"/>
        </w:rPr>
        <w:t>. Esta elección de filtros pequeños permite la captura de características más locales y facilita el aprendizaje de representaciones detalladas de la imagen.</w:t>
      </w:r>
    </w:p>
    <w:p w14:paraId="6D1D85BF" w14:textId="475A9552" w:rsidR="002534D0" w:rsidRPr="00AD047F" w:rsidRDefault="002534D0"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Max-</w:t>
      </w:r>
      <w:proofErr w:type="spellStart"/>
      <w:r w:rsidRPr="00AD047F">
        <w:rPr>
          <w:rFonts w:cs="Times New Roman"/>
          <w:b/>
          <w:bCs/>
          <w:szCs w:val="24"/>
          <w:lang w:val="es-ES"/>
        </w:rPr>
        <w:t>Pooling</w:t>
      </w:r>
      <w:proofErr w:type="spellEnd"/>
      <w:r w:rsidRPr="00AD047F">
        <w:rPr>
          <w:rFonts w:cs="Times New Roman"/>
          <w:b/>
          <w:bCs/>
          <w:szCs w:val="24"/>
          <w:lang w:val="es-ES"/>
        </w:rPr>
        <w:t>:</w:t>
      </w:r>
      <w:r w:rsidRPr="00AD047F">
        <w:rPr>
          <w:rFonts w:cs="Times New Roman"/>
          <w:szCs w:val="24"/>
          <w:lang w:val="es-ES"/>
        </w:rPr>
        <w:t xml:space="preserve"> Después de cada conjunto de capas convolucionales, VGG utiliza capas de </w:t>
      </w:r>
      <w:proofErr w:type="spellStart"/>
      <w:r w:rsidRPr="00AD047F">
        <w:rPr>
          <w:rFonts w:cs="Times New Roman"/>
          <w:szCs w:val="24"/>
          <w:lang w:val="es-ES"/>
        </w:rPr>
        <w:t>max-pooling</w:t>
      </w:r>
      <w:proofErr w:type="spellEnd"/>
      <w:r w:rsidRPr="00AD047F">
        <w:rPr>
          <w:rFonts w:cs="Times New Roman"/>
          <w:szCs w:val="24"/>
          <w:lang w:val="es-ES"/>
        </w:rPr>
        <w:t xml:space="preserve"> para reducir el tamaño espacial de las características y disminuir la cantidad de parámetros en la red.</w:t>
      </w:r>
    </w:p>
    <w:p w14:paraId="58D6070D" w14:textId="61224ED5" w:rsidR="002534D0" w:rsidRPr="00AD047F" w:rsidRDefault="002534D0"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Capas Totalmente Conectadas:</w:t>
      </w:r>
      <w:r w:rsidRPr="00AD047F">
        <w:rPr>
          <w:rFonts w:cs="Times New Roman"/>
          <w:szCs w:val="24"/>
          <w:lang w:val="es-ES"/>
        </w:rPr>
        <w:t xml:space="preserve"> Al final de la red, VGG utiliza capas totalmente conectadas </w:t>
      </w:r>
      <w:r w:rsidRPr="00AD047F">
        <w:rPr>
          <w:rFonts w:cs="Times New Roman"/>
          <w:szCs w:val="24"/>
          <w:lang w:val="es-ES"/>
        </w:rPr>
        <w:t>para llevar a cabo tareas específicas, como la clasificación. Estas capas combinan las características extraídas en las capas anteriores y generan la salida final.</w:t>
      </w:r>
    </w:p>
    <w:p w14:paraId="22E80910" w14:textId="05E2DF79" w:rsidR="002534D0" w:rsidRPr="00AD047F" w:rsidRDefault="002534D0" w:rsidP="006C212C">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Variantes:</w:t>
      </w:r>
      <w:r w:rsidRPr="00AD047F">
        <w:rPr>
          <w:rFonts w:cs="Times New Roman"/>
          <w:szCs w:val="24"/>
          <w:lang w:val="es-ES"/>
        </w:rPr>
        <w:t xml:space="preserve"> VGG se presenta en varias variantes según la profundidad, como VGG16 y VGG19, que indican el número de capas en la red.</w:t>
      </w:r>
    </w:p>
    <w:p w14:paraId="58B23195" w14:textId="7714CE52" w:rsidR="00F27BA3" w:rsidRPr="00597F26" w:rsidRDefault="002534D0" w:rsidP="002534D0">
      <w:pPr>
        <w:ind w:right="-1"/>
        <w:jc w:val="both"/>
        <w:rPr>
          <w:rFonts w:cs="Times New Roman"/>
          <w:szCs w:val="24"/>
          <w:lang w:val="es-ES"/>
        </w:rPr>
      </w:pPr>
      <w:r w:rsidRPr="00AD047F">
        <w:rPr>
          <w:rFonts w:cs="Times New Roman"/>
          <w:szCs w:val="24"/>
          <w:lang w:val="es-ES"/>
        </w:rPr>
        <w:t xml:space="preserve">Aunque VGG fue una de las arquitecturas clave en la evolución de las redes neuronales convolucionales, en la práctica, las arquitecturas más modernas, como las redes </w:t>
      </w:r>
      <w:proofErr w:type="spellStart"/>
      <w:r w:rsidRPr="00AD047F">
        <w:rPr>
          <w:rFonts w:cs="Times New Roman"/>
          <w:szCs w:val="24"/>
          <w:lang w:val="es-ES"/>
        </w:rPr>
        <w:t>ResNet</w:t>
      </w:r>
      <w:proofErr w:type="spellEnd"/>
      <w:r w:rsidR="00AD2D06">
        <w:rPr>
          <w:rStyle w:val="FootnoteReference"/>
          <w:rFonts w:cs="Times New Roman"/>
          <w:szCs w:val="24"/>
          <w:lang w:val="es-ES"/>
        </w:rPr>
        <w:footnoteReference w:id="6"/>
      </w:r>
      <w:r w:rsidRPr="00AD047F">
        <w:rPr>
          <w:rFonts w:cs="Times New Roman"/>
          <w:szCs w:val="24"/>
          <w:lang w:val="es-ES"/>
        </w:rPr>
        <w:t xml:space="preserve">, </w:t>
      </w:r>
      <w:proofErr w:type="spellStart"/>
      <w:r w:rsidRPr="00AD047F">
        <w:rPr>
          <w:rFonts w:cs="Times New Roman"/>
          <w:szCs w:val="24"/>
          <w:lang w:val="es-ES"/>
        </w:rPr>
        <w:t>Inception</w:t>
      </w:r>
      <w:proofErr w:type="spellEnd"/>
      <w:r w:rsidR="000B1E2C">
        <w:rPr>
          <w:rStyle w:val="FootnoteReference"/>
          <w:rFonts w:cs="Times New Roman"/>
          <w:szCs w:val="24"/>
          <w:lang w:val="es-ES"/>
        </w:rPr>
        <w:footnoteReference w:id="7"/>
      </w:r>
      <w:r w:rsidRPr="00AD047F">
        <w:rPr>
          <w:rFonts w:cs="Times New Roman"/>
          <w:szCs w:val="24"/>
          <w:lang w:val="es-ES"/>
        </w:rPr>
        <w:t xml:space="preserve"> y las basadas en atención, han superado sus resultados en términos de precisión y eficiencia en diversas tareas de visión por computadora.</w:t>
      </w:r>
      <w:r w:rsidR="00B914CF">
        <w:rPr>
          <w:rFonts w:cs="Times New Roman"/>
          <w:szCs w:val="24"/>
          <w:lang w:val="es-ES"/>
        </w:rPr>
        <w:t xml:space="preserve"> </w:t>
      </w:r>
      <w:sdt>
        <w:sdtPr>
          <w:rPr>
            <w:rFonts w:cs="Times New Roman"/>
            <w:szCs w:val="24"/>
            <w:lang w:val="es-ES"/>
          </w:rPr>
          <w:id w:val="-591627606"/>
          <w:citation/>
        </w:sdtPr>
        <w:sdtEndPr/>
        <w:sdtContent>
          <w:r w:rsidR="00B914CF">
            <w:rPr>
              <w:rFonts w:cs="Times New Roman"/>
              <w:szCs w:val="24"/>
              <w:lang w:val="es-ES"/>
            </w:rPr>
            <w:fldChar w:fldCharType="begin"/>
          </w:r>
          <w:r w:rsidR="00B914CF" w:rsidRPr="00AD2D06">
            <w:rPr>
              <w:rFonts w:cs="Times New Roman"/>
              <w:szCs w:val="24"/>
              <w:lang w:val="es-ES"/>
            </w:rPr>
            <w:instrText xml:space="preserve"> CITATION Sha23 \l 1033 </w:instrText>
          </w:r>
          <w:r w:rsidR="00B914CF">
            <w:rPr>
              <w:rFonts w:cs="Times New Roman"/>
              <w:szCs w:val="24"/>
              <w:lang w:val="es-ES"/>
            </w:rPr>
            <w:fldChar w:fldCharType="separate"/>
          </w:r>
          <w:r w:rsidR="0059151C" w:rsidRPr="0059151C">
            <w:rPr>
              <w:rFonts w:cs="Times New Roman"/>
              <w:noProof/>
              <w:szCs w:val="24"/>
              <w:lang w:val="es-ES"/>
            </w:rPr>
            <w:t>[13]</w:t>
          </w:r>
          <w:r w:rsidR="00B914CF">
            <w:rPr>
              <w:rFonts w:cs="Times New Roman"/>
              <w:szCs w:val="24"/>
              <w:lang w:val="es-ES"/>
            </w:rPr>
            <w:fldChar w:fldCharType="end"/>
          </w:r>
        </w:sdtContent>
      </w:sdt>
      <w:r w:rsidRPr="00AD047F">
        <w:rPr>
          <w:rFonts w:cs="Times New Roman"/>
          <w:szCs w:val="24"/>
          <w:lang w:val="es-ES"/>
        </w:rPr>
        <w:t xml:space="preserve"> Sin embargo, VGG sigue siendo relevante para entender los principios básicos de las CNN y su importancia en el desarrollo de arquitecturas más avanzadas.</w:t>
      </w:r>
      <w:r w:rsidR="00E77222" w:rsidRPr="00AD047F">
        <w:rPr>
          <w:rFonts w:cs="Times New Roman"/>
          <w:szCs w:val="24"/>
          <w:lang w:val="es-ES"/>
        </w:rPr>
        <w:t xml:space="preserve"> </w:t>
      </w:r>
    </w:p>
    <w:p w14:paraId="67528533" w14:textId="5C6455C5" w:rsidR="00F471D5" w:rsidRPr="00AD047F" w:rsidRDefault="00C1101A" w:rsidP="00753764">
      <w:pPr>
        <w:ind w:right="-1"/>
        <w:rPr>
          <w:rFonts w:cs="Times New Roman"/>
          <w:b/>
          <w:bCs/>
          <w:szCs w:val="24"/>
        </w:rPr>
      </w:pPr>
      <w:r w:rsidRPr="00AD047F">
        <w:rPr>
          <w:rFonts w:cs="Times New Roman"/>
          <w:b/>
          <w:bCs/>
          <w:szCs w:val="24"/>
        </w:rPr>
        <w:t>Imágenes de Rayos</w:t>
      </w:r>
      <w:r w:rsidR="00DB7215" w:rsidRPr="00AD047F">
        <w:rPr>
          <w:rFonts w:cs="Times New Roman"/>
          <w:b/>
          <w:bCs/>
          <w:szCs w:val="24"/>
        </w:rPr>
        <w:t xml:space="preserve"> </w:t>
      </w:r>
      <w:r w:rsidRPr="00AD047F">
        <w:rPr>
          <w:rFonts w:cs="Times New Roman"/>
          <w:b/>
          <w:bCs/>
          <w:szCs w:val="24"/>
        </w:rPr>
        <w:t>X</w:t>
      </w:r>
    </w:p>
    <w:p w14:paraId="61F21322" w14:textId="1333A672" w:rsidR="005B4D44" w:rsidRPr="00AD047F" w:rsidRDefault="005B4D44" w:rsidP="005B4D44">
      <w:pPr>
        <w:ind w:right="-1"/>
        <w:jc w:val="both"/>
        <w:rPr>
          <w:rFonts w:cs="Times New Roman"/>
          <w:szCs w:val="24"/>
          <w:lang w:val="es-ES"/>
        </w:rPr>
      </w:pPr>
      <w:r w:rsidRPr="00AD047F">
        <w:rPr>
          <w:rFonts w:cs="Times New Roman"/>
          <w:szCs w:val="24"/>
          <w:lang w:val="es-ES"/>
        </w:rPr>
        <w:t>Las imágenes de rayos X son un tipo de técnica de diagnóstico médico que utiliza radiación electromagnética de alta energía para crear imágenes del interior del cuerpo humano. Esta tecnología permite a los médicos visualizar estructuras internas como huesos, órganos y tejidos blandos sin necesidad de cirugía invasiva.</w:t>
      </w:r>
      <w:r w:rsidR="006C3065">
        <w:rPr>
          <w:rFonts w:cs="Times New Roman"/>
          <w:szCs w:val="24"/>
          <w:lang w:val="es-ES"/>
        </w:rPr>
        <w:t xml:space="preserve"> </w:t>
      </w:r>
      <w:sdt>
        <w:sdtPr>
          <w:rPr>
            <w:rFonts w:cs="Times New Roman"/>
            <w:szCs w:val="24"/>
            <w:lang w:val="es-ES"/>
          </w:rPr>
          <w:id w:val="-992257372"/>
          <w:citation/>
        </w:sdtPr>
        <w:sdtEndPr/>
        <w:sdtContent>
          <w:r w:rsidR="006C3065">
            <w:rPr>
              <w:rFonts w:cs="Times New Roman"/>
              <w:szCs w:val="24"/>
              <w:lang w:val="es-ES"/>
            </w:rPr>
            <w:fldChar w:fldCharType="begin"/>
          </w:r>
          <w:r w:rsidR="003B313F">
            <w:rPr>
              <w:rFonts w:cs="Times New Roman"/>
              <w:szCs w:val="24"/>
            </w:rPr>
            <w:instrText xml:space="preserve">CITATION Cue97 \l 12298 </w:instrText>
          </w:r>
          <w:r w:rsidR="006C3065">
            <w:rPr>
              <w:rFonts w:cs="Times New Roman"/>
              <w:szCs w:val="24"/>
              <w:lang w:val="es-ES"/>
            </w:rPr>
            <w:fldChar w:fldCharType="separate"/>
          </w:r>
          <w:r w:rsidR="0059151C" w:rsidRPr="0059151C">
            <w:rPr>
              <w:rFonts w:cs="Times New Roman"/>
              <w:noProof/>
              <w:szCs w:val="24"/>
            </w:rPr>
            <w:t>[14]</w:t>
          </w:r>
          <w:r w:rsidR="006C3065">
            <w:rPr>
              <w:rFonts w:cs="Times New Roman"/>
              <w:szCs w:val="24"/>
              <w:lang w:val="es-ES"/>
            </w:rPr>
            <w:fldChar w:fldCharType="end"/>
          </w:r>
        </w:sdtContent>
      </w:sdt>
    </w:p>
    <w:p w14:paraId="6BA1E4A9" w14:textId="00BE50E3" w:rsidR="005B4D44" w:rsidRPr="00AD047F" w:rsidRDefault="005B4D44" w:rsidP="005B4D44">
      <w:pPr>
        <w:ind w:right="-1"/>
        <w:jc w:val="both"/>
        <w:rPr>
          <w:rFonts w:cs="Times New Roman"/>
          <w:szCs w:val="24"/>
          <w:lang w:val="es-ES"/>
        </w:rPr>
      </w:pPr>
      <w:r w:rsidRPr="00AD047F">
        <w:rPr>
          <w:rFonts w:cs="Times New Roman"/>
          <w:szCs w:val="24"/>
          <w:lang w:val="es-ES"/>
        </w:rPr>
        <w:t xml:space="preserve">En una imagen de rayos X, los rayos X pasan a través del cuerpo y son absorbidos en diferentes grados por diferentes tejidos, lo que resulta en una imagen en blanco y negro que muestra contrastes entre las partes densas (como los huesos) y las partes menos densas (como los tejidos blandos). </w:t>
      </w:r>
      <w:sdt>
        <w:sdtPr>
          <w:rPr>
            <w:rFonts w:cs="Times New Roman"/>
            <w:szCs w:val="24"/>
            <w:lang w:val="es-ES"/>
          </w:rPr>
          <w:id w:val="-766302444"/>
          <w:citation/>
        </w:sdtPr>
        <w:sdtEndPr/>
        <w:sdtContent>
          <w:r w:rsidR="00C87C66">
            <w:rPr>
              <w:rFonts w:cs="Times New Roman"/>
              <w:szCs w:val="24"/>
              <w:lang w:val="es-ES"/>
            </w:rPr>
            <w:fldChar w:fldCharType="begin"/>
          </w:r>
          <w:r w:rsidR="00C87C66">
            <w:rPr>
              <w:rFonts w:cs="Times New Roman"/>
              <w:szCs w:val="24"/>
            </w:rPr>
            <w:instrText xml:space="preserve"> CITATION Vil95 \l 12298 </w:instrText>
          </w:r>
          <w:r w:rsidR="00C87C66">
            <w:rPr>
              <w:rFonts w:cs="Times New Roman"/>
              <w:szCs w:val="24"/>
              <w:lang w:val="es-ES"/>
            </w:rPr>
            <w:fldChar w:fldCharType="separate"/>
          </w:r>
          <w:r w:rsidR="0059151C" w:rsidRPr="0059151C">
            <w:rPr>
              <w:rFonts w:cs="Times New Roman"/>
              <w:noProof/>
              <w:szCs w:val="24"/>
            </w:rPr>
            <w:t>[15]</w:t>
          </w:r>
          <w:r w:rsidR="00C87C66">
            <w:rPr>
              <w:rFonts w:cs="Times New Roman"/>
              <w:szCs w:val="24"/>
              <w:lang w:val="es-ES"/>
            </w:rPr>
            <w:fldChar w:fldCharType="end"/>
          </w:r>
        </w:sdtContent>
      </w:sdt>
      <w:r w:rsidRPr="00AD047F">
        <w:rPr>
          <w:rFonts w:cs="Times New Roman"/>
          <w:szCs w:val="24"/>
          <w:lang w:val="es-ES"/>
        </w:rPr>
        <w:t>Las imágenes de rayos X son especialmente útiles para detectar fracturas óseas, evaluar el estado de los órganos internos, localizar objetos extraños en el cuerpo y ayudar en la planificación de procedimientos médicos.</w:t>
      </w:r>
    </w:p>
    <w:p w14:paraId="4BA6CC32" w14:textId="77777777" w:rsidR="005B4D44" w:rsidRPr="00AD047F" w:rsidRDefault="005B4D44" w:rsidP="005B4D44">
      <w:pPr>
        <w:ind w:right="-1"/>
        <w:jc w:val="both"/>
        <w:rPr>
          <w:rFonts w:cs="Times New Roman"/>
          <w:szCs w:val="24"/>
          <w:lang w:val="es-ES"/>
        </w:rPr>
      </w:pPr>
      <w:r w:rsidRPr="00AD047F">
        <w:rPr>
          <w:rFonts w:cs="Times New Roman"/>
          <w:szCs w:val="24"/>
          <w:lang w:val="es-ES"/>
        </w:rPr>
        <w:t>Algunas aplicaciones comunes de las imágenes de rayos X incluyen:</w:t>
      </w:r>
    </w:p>
    <w:p w14:paraId="32C5D68C" w14:textId="2F977ACE" w:rsidR="005B4D44" w:rsidRPr="00AD047F" w:rsidRDefault="005B4D44"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Radiografías Torácicas:</w:t>
      </w:r>
      <w:r w:rsidRPr="00AD047F">
        <w:rPr>
          <w:rFonts w:cs="Times New Roman"/>
          <w:szCs w:val="24"/>
          <w:lang w:val="es-ES"/>
        </w:rPr>
        <w:t xml:space="preserve"> Para examinar los pulmones y el corazón, y detectar condiciones como neumonía, tuberculosis o enfermedades cardíacas.</w:t>
      </w:r>
    </w:p>
    <w:p w14:paraId="124B0E0E" w14:textId="6BA40CC7" w:rsidR="005B4D44" w:rsidRPr="00AD047F" w:rsidRDefault="005B4D44"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lastRenderedPageBreak/>
        <w:t>Radiografías Dentales:</w:t>
      </w:r>
      <w:r w:rsidRPr="00AD047F">
        <w:rPr>
          <w:rFonts w:cs="Times New Roman"/>
          <w:szCs w:val="24"/>
          <w:lang w:val="es-ES"/>
        </w:rPr>
        <w:t xml:space="preserve"> Para evaluar la salud dental y diagnosticar problemas dentales y de la mandíbula.</w:t>
      </w:r>
    </w:p>
    <w:p w14:paraId="5CA961FB" w14:textId="5C459EBC" w:rsidR="005B4D44" w:rsidRPr="00AD047F" w:rsidRDefault="005B4D44"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Radiografías Óseas:</w:t>
      </w:r>
      <w:r w:rsidRPr="00AD047F">
        <w:rPr>
          <w:rFonts w:cs="Times New Roman"/>
          <w:szCs w:val="24"/>
          <w:lang w:val="es-ES"/>
        </w:rPr>
        <w:t xml:space="preserve"> Para detectar fracturas, evaluar el crecimiento óseo en niños y diagnosticar condiciones como la osteoporosis.</w:t>
      </w:r>
    </w:p>
    <w:p w14:paraId="2708D775" w14:textId="158874C4" w:rsidR="005B4D44" w:rsidRPr="00AD047F" w:rsidRDefault="005B4D44"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 xml:space="preserve">Tomografía Computarizada (TC): </w:t>
      </w:r>
      <w:r w:rsidRPr="00AD047F">
        <w:rPr>
          <w:rFonts w:cs="Times New Roman"/>
          <w:szCs w:val="24"/>
          <w:lang w:val="es-ES"/>
        </w:rPr>
        <w:t>Una forma más avanzada de imagen de rayos X que crea imágenes tridimensionales detalladas del cuerpo, útiles para diagnósticos más precisos.</w:t>
      </w:r>
    </w:p>
    <w:p w14:paraId="098A169D" w14:textId="2CC227FC" w:rsidR="005B4D44" w:rsidRPr="00AD047F" w:rsidRDefault="005B4D44"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Angiografía:</w:t>
      </w:r>
      <w:r w:rsidRPr="00AD047F">
        <w:rPr>
          <w:rFonts w:cs="Times New Roman"/>
          <w:szCs w:val="24"/>
          <w:lang w:val="es-ES"/>
        </w:rPr>
        <w:t xml:space="preserve"> Utilizada para visualizar los vasos sanguíneos y detectar bloqueos o anormalidades en el flujo sanguíneo.</w:t>
      </w:r>
    </w:p>
    <w:p w14:paraId="347FE961" w14:textId="26C6ACAD" w:rsidR="005B4D44" w:rsidRPr="00AD047F" w:rsidRDefault="005B4D44" w:rsidP="00866639">
      <w:pPr>
        <w:pStyle w:val="ListParagraph"/>
        <w:numPr>
          <w:ilvl w:val="0"/>
          <w:numId w:val="17"/>
        </w:numPr>
        <w:ind w:left="284" w:right="-1" w:hanging="284"/>
        <w:jc w:val="both"/>
        <w:rPr>
          <w:rFonts w:cs="Times New Roman"/>
          <w:szCs w:val="24"/>
          <w:lang w:val="es-ES"/>
        </w:rPr>
      </w:pPr>
      <w:r w:rsidRPr="00AD047F">
        <w:rPr>
          <w:rFonts w:cs="Times New Roman"/>
          <w:b/>
          <w:bCs/>
          <w:szCs w:val="24"/>
          <w:lang w:val="es-ES"/>
        </w:rPr>
        <w:t>Mamografía:</w:t>
      </w:r>
      <w:r w:rsidRPr="00AD047F">
        <w:rPr>
          <w:rFonts w:cs="Times New Roman"/>
          <w:szCs w:val="24"/>
          <w:lang w:val="es-ES"/>
        </w:rPr>
        <w:t xml:space="preserve"> Una técnica de rayos X específica para el examen de los senos, que se utiliza para detectar tempranamente el cáncer de mama.</w:t>
      </w:r>
    </w:p>
    <w:p w14:paraId="7E6AB1C8" w14:textId="5DE2F190" w:rsidR="00AB3BB7" w:rsidRDefault="005B4D44" w:rsidP="005B4D44">
      <w:pPr>
        <w:ind w:right="-1"/>
        <w:jc w:val="both"/>
        <w:rPr>
          <w:rFonts w:cs="Times New Roman"/>
          <w:szCs w:val="24"/>
          <w:lang w:val="es-ES"/>
        </w:rPr>
      </w:pPr>
      <w:r w:rsidRPr="00AD047F">
        <w:rPr>
          <w:rFonts w:cs="Times New Roman"/>
          <w:szCs w:val="24"/>
          <w:lang w:val="es-ES"/>
        </w:rPr>
        <w:t>Es importante destacar que, si bien las imágenes de rayos X son valiosas herramientas de diagnóstico, también implican la exposición a radiación ionizante. Los profesionales médicos toman precauciones para minimizar la exposición del paciente a la radiación y evalúan cuidadosamente los beneficios frente a los riesgos antes de realizar estudios de imágenes de rayos X.</w:t>
      </w:r>
      <w:r w:rsidR="005707F8" w:rsidRPr="00AD047F">
        <w:rPr>
          <w:rFonts w:cs="Times New Roman"/>
          <w:szCs w:val="24"/>
          <w:lang w:val="es-ES"/>
        </w:rPr>
        <w:t xml:space="preserve"> </w:t>
      </w:r>
      <w:sdt>
        <w:sdtPr>
          <w:rPr>
            <w:rFonts w:cs="Times New Roman"/>
            <w:szCs w:val="24"/>
            <w:lang w:val="es-ES"/>
          </w:rPr>
          <w:id w:val="-242872012"/>
          <w:citation/>
        </w:sdtPr>
        <w:sdtEndPr/>
        <w:sdtContent>
          <w:r w:rsidR="00AC246C">
            <w:rPr>
              <w:rFonts w:cs="Times New Roman"/>
              <w:szCs w:val="24"/>
              <w:lang w:val="es-ES"/>
            </w:rPr>
            <w:fldChar w:fldCharType="begin"/>
          </w:r>
          <w:r w:rsidR="00AC246C" w:rsidRPr="006C24AE">
            <w:rPr>
              <w:rFonts w:cs="Times New Roman"/>
              <w:szCs w:val="24"/>
            </w:rPr>
            <w:instrText xml:space="preserve"> CITATION Alc02 \l 1033 </w:instrText>
          </w:r>
          <w:r w:rsidR="00AC246C">
            <w:rPr>
              <w:rFonts w:cs="Times New Roman"/>
              <w:szCs w:val="24"/>
              <w:lang w:val="es-ES"/>
            </w:rPr>
            <w:fldChar w:fldCharType="separate"/>
          </w:r>
          <w:r w:rsidR="0059151C" w:rsidRPr="0059151C">
            <w:rPr>
              <w:rFonts w:cs="Times New Roman"/>
              <w:noProof/>
              <w:szCs w:val="24"/>
            </w:rPr>
            <w:t>[16]</w:t>
          </w:r>
          <w:r w:rsidR="00AC246C">
            <w:rPr>
              <w:rFonts w:cs="Times New Roman"/>
              <w:szCs w:val="24"/>
              <w:lang w:val="es-ES"/>
            </w:rPr>
            <w:fldChar w:fldCharType="end"/>
          </w:r>
        </w:sdtContent>
      </w:sdt>
    </w:p>
    <w:p w14:paraId="60933618" w14:textId="7476979B" w:rsidR="000C553D" w:rsidRPr="000C553D" w:rsidRDefault="009E4B5B" w:rsidP="000C553D">
      <w:pPr>
        <w:pStyle w:val="ListParagraph"/>
        <w:numPr>
          <w:ilvl w:val="0"/>
          <w:numId w:val="23"/>
        </w:numPr>
        <w:spacing w:before="240"/>
        <w:ind w:left="284" w:right="-1" w:hanging="295"/>
        <w:rPr>
          <w:rFonts w:cs="Times New Roman"/>
          <w:b/>
          <w:bCs/>
          <w:szCs w:val="24"/>
          <w:lang w:val="es-ES"/>
        </w:rPr>
      </w:pPr>
      <w:r>
        <w:rPr>
          <w:b/>
          <w:bCs/>
          <w:lang w:val="es-ES"/>
        </w:rPr>
        <w:t>CASO DE ESTUDIO</w:t>
      </w:r>
    </w:p>
    <w:p w14:paraId="480DE4E4" w14:textId="6B40A1A2" w:rsidR="000C553D" w:rsidRDefault="000C553D" w:rsidP="000C553D">
      <w:pPr>
        <w:ind w:right="-1"/>
        <w:jc w:val="both"/>
        <w:rPr>
          <w:rFonts w:cs="Times New Roman"/>
          <w:b/>
          <w:bCs/>
          <w:szCs w:val="24"/>
        </w:rPr>
      </w:pPr>
      <w:r>
        <w:rPr>
          <w:rFonts w:cs="Times New Roman"/>
          <w:b/>
          <w:bCs/>
          <w:szCs w:val="24"/>
        </w:rPr>
        <w:t>Planteamiento</w:t>
      </w:r>
    </w:p>
    <w:p w14:paraId="1573EFD8" w14:textId="24983D7C" w:rsidR="00AE71E2" w:rsidRDefault="000C553D" w:rsidP="00254E89">
      <w:pPr>
        <w:ind w:right="-1"/>
        <w:jc w:val="both"/>
        <w:rPr>
          <w:rFonts w:cs="Times New Roman"/>
          <w:szCs w:val="24"/>
          <w:lang w:val="es-ES"/>
        </w:rPr>
      </w:pPr>
      <w:r w:rsidRPr="000C553D">
        <w:rPr>
          <w:rFonts w:cs="Times New Roman"/>
          <w:szCs w:val="24"/>
          <w:lang w:val="es-ES"/>
        </w:rPr>
        <w:t>Se des</w:t>
      </w:r>
      <w:r>
        <w:rPr>
          <w:rFonts w:cs="Times New Roman"/>
          <w:szCs w:val="24"/>
          <w:lang w:val="es-ES"/>
        </w:rPr>
        <w:t xml:space="preserve">ea realizar </w:t>
      </w:r>
      <w:r w:rsidR="00181D95">
        <w:rPr>
          <w:rFonts w:cs="Times New Roman"/>
          <w:szCs w:val="24"/>
          <w:lang w:val="es-ES"/>
        </w:rPr>
        <w:t xml:space="preserve">el entrenamiento de un modelo CNN en VGGNet16 para lo </w:t>
      </w:r>
      <w:r w:rsidR="00BE63BA">
        <w:rPr>
          <w:rFonts w:cs="Times New Roman"/>
          <w:szCs w:val="24"/>
          <w:lang w:val="es-ES"/>
        </w:rPr>
        <w:t xml:space="preserve">cual </w:t>
      </w:r>
      <w:r w:rsidR="009C7416">
        <w:rPr>
          <w:rFonts w:cs="Times New Roman"/>
          <w:szCs w:val="24"/>
          <w:lang w:val="es-ES"/>
        </w:rPr>
        <w:t xml:space="preserve">se acudió </w:t>
      </w:r>
      <w:r w:rsidR="00175237">
        <w:rPr>
          <w:rFonts w:cs="Times New Roman"/>
          <w:szCs w:val="24"/>
          <w:lang w:val="es-ES"/>
        </w:rPr>
        <w:t xml:space="preserve">a </w:t>
      </w:r>
      <w:proofErr w:type="spellStart"/>
      <w:r w:rsidR="00175237">
        <w:rPr>
          <w:rFonts w:cs="Times New Roman"/>
          <w:szCs w:val="24"/>
          <w:lang w:val="es-ES"/>
        </w:rPr>
        <w:t>K</w:t>
      </w:r>
      <w:r w:rsidR="00AA77A8">
        <w:rPr>
          <w:rFonts w:cs="Times New Roman"/>
          <w:szCs w:val="24"/>
          <w:lang w:val="es-ES"/>
        </w:rPr>
        <w:t>aggle</w:t>
      </w:r>
      <w:proofErr w:type="spellEnd"/>
      <w:r w:rsidR="00AA77A8" w:rsidRPr="00254E89">
        <w:footnoteReference w:id="8"/>
      </w:r>
      <w:r w:rsidR="00AA77A8">
        <w:rPr>
          <w:rFonts w:cs="Times New Roman"/>
          <w:szCs w:val="24"/>
          <w:lang w:val="es-ES"/>
        </w:rPr>
        <w:t xml:space="preserve"> </w:t>
      </w:r>
      <w:r w:rsidR="00904B4A">
        <w:rPr>
          <w:rFonts w:cs="Times New Roman"/>
          <w:szCs w:val="24"/>
          <w:lang w:val="es-ES"/>
        </w:rPr>
        <w:t xml:space="preserve">con la finalidad de obtener una fuente de imágenes de RX </w:t>
      </w:r>
      <w:r w:rsidR="00DB6134">
        <w:rPr>
          <w:rFonts w:cs="Times New Roman"/>
          <w:szCs w:val="24"/>
          <w:lang w:val="es-ES"/>
        </w:rPr>
        <w:t>c</w:t>
      </w:r>
      <w:r w:rsidR="00F20B82">
        <w:rPr>
          <w:rFonts w:cs="Times New Roman"/>
          <w:szCs w:val="24"/>
          <w:lang w:val="es-ES"/>
        </w:rPr>
        <w:t xml:space="preserve">erebrales, se encontró </w:t>
      </w:r>
      <w:r w:rsidR="00F217D1">
        <w:rPr>
          <w:rFonts w:cs="Times New Roman"/>
          <w:szCs w:val="24"/>
          <w:lang w:val="es-ES"/>
        </w:rPr>
        <w:t xml:space="preserve">el </w:t>
      </w:r>
      <w:proofErr w:type="spellStart"/>
      <w:r w:rsidR="00F217D1">
        <w:rPr>
          <w:rFonts w:cs="Times New Roman"/>
          <w:szCs w:val="24"/>
          <w:lang w:val="es-ES"/>
        </w:rPr>
        <w:t>dataset</w:t>
      </w:r>
      <w:proofErr w:type="spellEnd"/>
      <w:r w:rsidR="00F217D1">
        <w:rPr>
          <w:rFonts w:cs="Times New Roman"/>
          <w:szCs w:val="24"/>
          <w:lang w:val="es-ES"/>
        </w:rPr>
        <w:t xml:space="preserve"> de imágenes </w:t>
      </w:r>
      <w:r w:rsidR="007D4C21" w:rsidRPr="007D4C21">
        <w:rPr>
          <w:rFonts w:cs="Times New Roman"/>
          <w:szCs w:val="24"/>
          <w:lang w:val="es-ES"/>
        </w:rPr>
        <w:t xml:space="preserve">Brian Tumor </w:t>
      </w:r>
      <w:proofErr w:type="spellStart"/>
      <w:r w:rsidR="007D4C21" w:rsidRPr="007D4C21">
        <w:rPr>
          <w:rFonts w:cs="Times New Roman"/>
          <w:szCs w:val="24"/>
          <w:lang w:val="es-ES"/>
        </w:rPr>
        <w:t>Dataset</w:t>
      </w:r>
      <w:proofErr w:type="spellEnd"/>
      <w:r w:rsidR="00366069" w:rsidRPr="00254E89">
        <w:footnoteReference w:id="9"/>
      </w:r>
      <w:r w:rsidR="007D4C21">
        <w:rPr>
          <w:rFonts w:cs="Times New Roman"/>
          <w:szCs w:val="24"/>
          <w:lang w:val="es-ES"/>
        </w:rPr>
        <w:t xml:space="preserve"> </w:t>
      </w:r>
      <w:r w:rsidR="006C7DA4">
        <w:rPr>
          <w:rFonts w:cs="Times New Roman"/>
          <w:szCs w:val="24"/>
          <w:lang w:val="es-ES"/>
        </w:rPr>
        <w:t xml:space="preserve">con una clasificación de imágenes entre </w:t>
      </w:r>
      <w:proofErr w:type="spellStart"/>
      <w:r w:rsidR="0084500B">
        <w:rPr>
          <w:rFonts w:cs="Times New Roman"/>
          <w:szCs w:val="24"/>
          <w:lang w:val="es-ES"/>
        </w:rPr>
        <w:t>Brain</w:t>
      </w:r>
      <w:proofErr w:type="spellEnd"/>
      <w:r w:rsidR="0084500B">
        <w:rPr>
          <w:rFonts w:cs="Times New Roman"/>
          <w:szCs w:val="24"/>
          <w:lang w:val="es-ES"/>
        </w:rPr>
        <w:t xml:space="preserve"> Tumor (tumor)</w:t>
      </w:r>
      <w:r w:rsidR="006C7DA4">
        <w:rPr>
          <w:rFonts w:cs="Times New Roman"/>
          <w:szCs w:val="24"/>
          <w:lang w:val="es-ES"/>
        </w:rPr>
        <w:t xml:space="preserve"> y </w:t>
      </w:r>
      <w:proofErr w:type="spellStart"/>
      <w:r w:rsidR="0084500B">
        <w:rPr>
          <w:rFonts w:cs="Times New Roman"/>
          <w:szCs w:val="24"/>
          <w:lang w:val="es-ES"/>
        </w:rPr>
        <w:t>Healty</w:t>
      </w:r>
      <w:proofErr w:type="spellEnd"/>
      <w:r w:rsidR="0084500B">
        <w:rPr>
          <w:rFonts w:cs="Times New Roman"/>
          <w:szCs w:val="24"/>
          <w:lang w:val="es-ES"/>
        </w:rPr>
        <w:t xml:space="preserve"> (sanos)</w:t>
      </w:r>
      <w:r w:rsidR="00C85B22">
        <w:rPr>
          <w:rFonts w:cs="Times New Roman"/>
          <w:szCs w:val="24"/>
          <w:lang w:val="es-ES"/>
        </w:rPr>
        <w:t>;</w:t>
      </w:r>
      <w:r w:rsidR="008D5CD6">
        <w:rPr>
          <w:rFonts w:cs="Times New Roman"/>
          <w:szCs w:val="24"/>
          <w:lang w:val="es-ES"/>
        </w:rPr>
        <w:t xml:space="preserve"> uso de</w:t>
      </w:r>
      <w:r w:rsidR="00122458">
        <w:rPr>
          <w:rFonts w:cs="Times New Roman"/>
          <w:szCs w:val="24"/>
          <w:lang w:val="es-ES"/>
        </w:rPr>
        <w:t xml:space="preserve"> </w:t>
      </w:r>
      <w:r w:rsidR="00C85B22">
        <w:rPr>
          <w:rFonts w:cs="Times New Roman"/>
          <w:szCs w:val="24"/>
          <w:lang w:val="es-ES"/>
        </w:rPr>
        <w:t>COLAB</w:t>
      </w:r>
      <w:r w:rsidR="007B444B">
        <w:rPr>
          <w:rStyle w:val="FootnoteReference"/>
          <w:rFonts w:cs="Times New Roman"/>
          <w:szCs w:val="24"/>
          <w:lang w:val="es-ES"/>
        </w:rPr>
        <w:footnoteReference w:id="10"/>
      </w:r>
      <w:r w:rsidR="00C85B22">
        <w:rPr>
          <w:rFonts w:cs="Times New Roman"/>
          <w:szCs w:val="24"/>
          <w:lang w:val="es-ES"/>
        </w:rPr>
        <w:t xml:space="preserve"> </w:t>
      </w:r>
      <w:r w:rsidR="004670F9">
        <w:rPr>
          <w:rFonts w:cs="Times New Roman"/>
          <w:szCs w:val="24"/>
          <w:lang w:val="es-ES"/>
        </w:rPr>
        <w:t xml:space="preserve">como herramienta </w:t>
      </w:r>
      <w:r w:rsidR="00964823">
        <w:rPr>
          <w:rFonts w:cs="Times New Roman"/>
          <w:szCs w:val="24"/>
          <w:lang w:val="es-ES"/>
        </w:rPr>
        <w:t>por el uso</w:t>
      </w:r>
      <w:r w:rsidR="002B592B">
        <w:rPr>
          <w:rFonts w:cs="Times New Roman"/>
          <w:szCs w:val="24"/>
          <w:lang w:val="es-ES"/>
        </w:rPr>
        <w:t xml:space="preserve"> cuadernos </w:t>
      </w:r>
      <w:r w:rsidR="00964823">
        <w:rPr>
          <w:rFonts w:cs="Times New Roman"/>
          <w:szCs w:val="24"/>
          <w:lang w:val="es-ES"/>
        </w:rPr>
        <w:t xml:space="preserve">de </w:t>
      </w:r>
      <w:proofErr w:type="spellStart"/>
      <w:r w:rsidR="002B592B">
        <w:rPr>
          <w:rFonts w:cs="Times New Roman"/>
          <w:szCs w:val="24"/>
          <w:lang w:val="es-ES"/>
        </w:rPr>
        <w:t>Jupiter</w:t>
      </w:r>
      <w:proofErr w:type="spellEnd"/>
      <w:r w:rsidR="002B592B">
        <w:rPr>
          <w:rFonts w:cs="Times New Roman"/>
          <w:szCs w:val="24"/>
          <w:lang w:val="es-ES"/>
        </w:rPr>
        <w:t xml:space="preserve"> y lenguaje </w:t>
      </w:r>
      <w:r w:rsidR="00C85B22">
        <w:rPr>
          <w:rFonts w:cs="Times New Roman"/>
          <w:szCs w:val="24"/>
          <w:lang w:val="es-ES"/>
        </w:rPr>
        <w:t>Python</w:t>
      </w:r>
      <w:r w:rsidR="002B592B">
        <w:rPr>
          <w:rFonts w:cs="Times New Roman"/>
          <w:szCs w:val="24"/>
          <w:lang w:val="es-ES"/>
        </w:rPr>
        <w:t xml:space="preserve"> ideales para entrenamientos </w:t>
      </w:r>
      <w:r w:rsidR="00AD4AC8">
        <w:rPr>
          <w:rFonts w:cs="Times New Roman"/>
          <w:szCs w:val="24"/>
          <w:lang w:val="es-ES"/>
        </w:rPr>
        <w:t>en inteligencia artificial</w:t>
      </w:r>
      <w:r w:rsidR="002B592B">
        <w:rPr>
          <w:rFonts w:cs="Times New Roman"/>
          <w:szCs w:val="24"/>
          <w:lang w:val="es-ES"/>
        </w:rPr>
        <w:t>.</w:t>
      </w:r>
      <w:r w:rsidR="00C85B22">
        <w:rPr>
          <w:rFonts w:cs="Times New Roman"/>
          <w:szCs w:val="24"/>
          <w:lang w:val="es-ES"/>
        </w:rPr>
        <w:t xml:space="preserve"> </w:t>
      </w:r>
    </w:p>
    <w:p w14:paraId="1CEBDEE0" w14:textId="26C8CB25" w:rsidR="00AD4AC8" w:rsidRPr="00AD4AC8" w:rsidRDefault="00AD4AC8" w:rsidP="00AD4AC8">
      <w:pPr>
        <w:ind w:right="-1"/>
        <w:rPr>
          <w:rFonts w:cs="Times New Roman"/>
          <w:b/>
          <w:bCs/>
          <w:szCs w:val="24"/>
        </w:rPr>
      </w:pPr>
      <w:r w:rsidRPr="00AD047F">
        <w:rPr>
          <w:rFonts w:cs="Times New Roman"/>
          <w:b/>
          <w:bCs/>
          <w:szCs w:val="24"/>
        </w:rPr>
        <w:t>Análisis de datos</w:t>
      </w:r>
    </w:p>
    <w:p w14:paraId="2E09ECF5" w14:textId="07E1F670" w:rsidR="00F53647" w:rsidRDefault="00B11BB8" w:rsidP="00221B40">
      <w:pPr>
        <w:ind w:right="-1"/>
        <w:jc w:val="both"/>
        <w:rPr>
          <w:rFonts w:cs="Times New Roman"/>
          <w:szCs w:val="24"/>
          <w:lang w:val="es-ES"/>
        </w:rPr>
      </w:pPr>
      <w:r>
        <w:rPr>
          <w:rFonts w:cs="Times New Roman"/>
          <w:szCs w:val="24"/>
          <w:lang w:val="es-ES"/>
        </w:rPr>
        <w:t xml:space="preserve">Evaluando el </w:t>
      </w:r>
      <w:proofErr w:type="spellStart"/>
      <w:r>
        <w:rPr>
          <w:rFonts w:cs="Times New Roman"/>
          <w:szCs w:val="24"/>
          <w:lang w:val="es-ES"/>
        </w:rPr>
        <w:t>dataset</w:t>
      </w:r>
      <w:proofErr w:type="spellEnd"/>
      <w:r>
        <w:rPr>
          <w:rFonts w:cs="Times New Roman"/>
          <w:szCs w:val="24"/>
          <w:lang w:val="es-ES"/>
        </w:rPr>
        <w:t xml:space="preserve"> </w:t>
      </w:r>
      <w:r w:rsidR="00EB2D80">
        <w:rPr>
          <w:rFonts w:cs="Times New Roman"/>
          <w:szCs w:val="24"/>
          <w:lang w:val="es-ES"/>
        </w:rPr>
        <w:t xml:space="preserve">descargado, </w:t>
      </w:r>
      <w:r>
        <w:rPr>
          <w:rFonts w:cs="Times New Roman"/>
          <w:szCs w:val="24"/>
          <w:lang w:val="es-ES"/>
        </w:rPr>
        <w:t>se dispone a seleccionar</w:t>
      </w:r>
      <w:r w:rsidR="00EB2D80">
        <w:rPr>
          <w:rFonts w:cs="Times New Roman"/>
          <w:szCs w:val="24"/>
          <w:lang w:val="es-ES"/>
        </w:rPr>
        <w:t xml:space="preserve"> y</w:t>
      </w:r>
      <w:r w:rsidR="00362775">
        <w:rPr>
          <w:rFonts w:cs="Times New Roman"/>
          <w:szCs w:val="24"/>
          <w:lang w:val="es-ES"/>
        </w:rPr>
        <w:t xml:space="preserve"> mover </w:t>
      </w:r>
      <w:r>
        <w:rPr>
          <w:rFonts w:cs="Times New Roman"/>
          <w:szCs w:val="24"/>
          <w:lang w:val="es-ES"/>
        </w:rPr>
        <w:t xml:space="preserve">al azar </w:t>
      </w:r>
      <w:r w:rsidR="00A12452">
        <w:rPr>
          <w:rFonts w:cs="Times New Roman"/>
          <w:szCs w:val="24"/>
          <w:lang w:val="es-ES"/>
        </w:rPr>
        <w:t>58</w:t>
      </w:r>
      <w:r w:rsidR="00AA12B2">
        <w:rPr>
          <w:rFonts w:cs="Times New Roman"/>
          <w:szCs w:val="24"/>
          <w:lang w:val="es-ES"/>
        </w:rPr>
        <w:t xml:space="preserve"> imágenes de ambos segmentos</w:t>
      </w:r>
      <w:r w:rsidR="00362775">
        <w:rPr>
          <w:rFonts w:cs="Times New Roman"/>
          <w:szCs w:val="24"/>
          <w:lang w:val="es-ES"/>
        </w:rPr>
        <w:t xml:space="preserve"> los cuales serán usados</w:t>
      </w:r>
      <w:r w:rsidR="00AA12B2">
        <w:rPr>
          <w:rFonts w:cs="Times New Roman"/>
          <w:szCs w:val="24"/>
          <w:lang w:val="es-ES"/>
        </w:rPr>
        <w:t xml:space="preserve"> para </w:t>
      </w:r>
      <w:r w:rsidR="000D79DE">
        <w:rPr>
          <w:rFonts w:cs="Times New Roman"/>
          <w:szCs w:val="24"/>
          <w:lang w:val="es-ES"/>
        </w:rPr>
        <w:t xml:space="preserve">la evaluación del modelo, se crea archivo </w:t>
      </w:r>
      <w:proofErr w:type="spellStart"/>
      <w:r w:rsidR="000D79DE">
        <w:rPr>
          <w:rFonts w:cs="Times New Roman"/>
          <w:szCs w:val="24"/>
          <w:lang w:val="es-ES"/>
        </w:rPr>
        <w:t>csv</w:t>
      </w:r>
      <w:proofErr w:type="spellEnd"/>
      <w:r w:rsidR="000D79DE">
        <w:rPr>
          <w:rFonts w:cs="Times New Roman"/>
          <w:szCs w:val="24"/>
          <w:lang w:val="es-ES"/>
        </w:rPr>
        <w:t xml:space="preserve"> </w:t>
      </w:r>
      <w:r w:rsidR="003060D6">
        <w:rPr>
          <w:rFonts w:cs="Times New Roman"/>
          <w:szCs w:val="24"/>
          <w:lang w:val="es-ES"/>
        </w:rPr>
        <w:t xml:space="preserve">con data </w:t>
      </w:r>
      <w:r w:rsidR="000D79DE">
        <w:rPr>
          <w:rFonts w:cs="Times New Roman"/>
          <w:szCs w:val="24"/>
          <w:lang w:val="es-ES"/>
        </w:rPr>
        <w:t xml:space="preserve">de respaldo </w:t>
      </w:r>
      <w:r w:rsidR="00362775">
        <w:rPr>
          <w:rFonts w:cs="Times New Roman"/>
          <w:szCs w:val="24"/>
          <w:lang w:val="es-ES"/>
        </w:rPr>
        <w:t xml:space="preserve">identificando las imágenes </w:t>
      </w:r>
      <w:r w:rsidR="002422F3">
        <w:rPr>
          <w:rFonts w:cs="Times New Roman"/>
          <w:szCs w:val="24"/>
          <w:lang w:val="es-ES"/>
        </w:rPr>
        <w:t>con tumor y no-tumor</w:t>
      </w:r>
      <w:r w:rsidR="00EB2D80">
        <w:rPr>
          <w:rFonts w:cs="Times New Roman"/>
          <w:szCs w:val="24"/>
          <w:lang w:val="es-ES"/>
        </w:rPr>
        <w:t xml:space="preserve">, posterior se comprime los directorios y </w:t>
      </w:r>
      <w:r w:rsidR="00EB2D80">
        <w:rPr>
          <w:rFonts w:cs="Times New Roman"/>
          <w:szCs w:val="24"/>
          <w:lang w:val="es-ES"/>
        </w:rPr>
        <w:t xml:space="preserve">se hospeda en </w:t>
      </w:r>
      <w:r w:rsidR="00C36FEC">
        <w:rPr>
          <w:rFonts w:cs="Times New Roman"/>
          <w:szCs w:val="24"/>
          <w:lang w:val="es-ES"/>
        </w:rPr>
        <w:t>GitHub</w:t>
      </w:r>
      <w:r w:rsidR="00366069" w:rsidRPr="00254E89">
        <w:footnoteReference w:id="11"/>
      </w:r>
      <w:r w:rsidR="00DE6794">
        <w:rPr>
          <w:rFonts w:cs="Times New Roman"/>
          <w:szCs w:val="24"/>
          <w:lang w:val="es-ES"/>
        </w:rPr>
        <w:t xml:space="preserve"> </w:t>
      </w:r>
      <w:r w:rsidR="00C36FEC">
        <w:rPr>
          <w:rFonts w:cs="Times New Roman"/>
          <w:szCs w:val="24"/>
          <w:lang w:val="es-ES"/>
        </w:rPr>
        <w:t>para uso público y del estudio.</w:t>
      </w:r>
    </w:p>
    <w:p w14:paraId="73D39863" w14:textId="6AB8791F" w:rsidR="002422F3" w:rsidRPr="00AD047F" w:rsidRDefault="00DD6FAF" w:rsidP="00221B40">
      <w:pPr>
        <w:ind w:right="-1"/>
        <w:jc w:val="both"/>
        <w:rPr>
          <w:rFonts w:cs="Times New Roman"/>
          <w:b/>
          <w:bCs/>
          <w:szCs w:val="24"/>
        </w:rPr>
      </w:pPr>
      <w:r>
        <w:rPr>
          <w:rFonts w:cs="Times New Roman"/>
          <w:szCs w:val="24"/>
          <w:lang w:val="es-ES"/>
        </w:rPr>
        <w:t>Detalle de directorios</w:t>
      </w:r>
      <w:r w:rsidR="004F03B0">
        <w:rPr>
          <w:rFonts w:cs="Times New Roman"/>
          <w:szCs w:val="24"/>
          <w:lang w:val="es-ES"/>
        </w:rPr>
        <w:t>:</w:t>
      </w:r>
    </w:p>
    <w:p w14:paraId="2BE26D5B" w14:textId="77777777" w:rsidR="00C25191" w:rsidRDefault="002913C8" w:rsidP="00866639">
      <w:pPr>
        <w:pStyle w:val="ListParagraph"/>
        <w:numPr>
          <w:ilvl w:val="0"/>
          <w:numId w:val="17"/>
        </w:numPr>
        <w:ind w:left="284" w:right="-1" w:hanging="284"/>
        <w:jc w:val="both"/>
        <w:rPr>
          <w:rFonts w:cs="Times New Roman"/>
          <w:szCs w:val="24"/>
        </w:rPr>
      </w:pPr>
      <w:proofErr w:type="spellStart"/>
      <w:r w:rsidRPr="00DD6FAF">
        <w:rPr>
          <w:rFonts w:cs="Times New Roman"/>
          <w:b/>
          <w:bCs/>
          <w:szCs w:val="24"/>
          <w:lang w:val="es-ES"/>
        </w:rPr>
        <w:t>No_Brain_Tumor</w:t>
      </w:r>
      <w:proofErr w:type="spellEnd"/>
      <w:r w:rsidR="008C3894">
        <w:rPr>
          <w:rFonts w:cs="Times New Roman"/>
          <w:b/>
          <w:bCs/>
          <w:szCs w:val="24"/>
          <w:lang w:val="es-ES"/>
        </w:rPr>
        <w:t>:</w:t>
      </w:r>
      <w:r w:rsidRPr="002913C8">
        <w:rPr>
          <w:rFonts w:cs="Times New Roman"/>
          <w:szCs w:val="24"/>
        </w:rPr>
        <w:t xml:space="preserve"> </w:t>
      </w:r>
      <w:r w:rsidR="00DD6FAF">
        <w:rPr>
          <w:rFonts w:cs="Times New Roman"/>
          <w:szCs w:val="24"/>
        </w:rPr>
        <w:t>d</w:t>
      </w:r>
      <w:r w:rsidRPr="002913C8">
        <w:rPr>
          <w:rFonts w:cs="Times New Roman"/>
          <w:szCs w:val="24"/>
        </w:rPr>
        <w:t>irectorio que contiene banco de imágenes de rayos x de pacientes que no tienen tumor cerebral</w:t>
      </w:r>
      <w:r w:rsidR="008C3894">
        <w:rPr>
          <w:rFonts w:cs="Times New Roman"/>
          <w:szCs w:val="24"/>
        </w:rPr>
        <w:t xml:space="preserve">, contiene </w:t>
      </w:r>
      <w:r w:rsidR="00C25191" w:rsidRPr="00C25191">
        <w:rPr>
          <w:rFonts w:cs="Times New Roman"/>
          <w:szCs w:val="24"/>
        </w:rPr>
        <w:t>2057</w:t>
      </w:r>
      <w:r w:rsidR="00C25191">
        <w:rPr>
          <w:rFonts w:cs="Times New Roman"/>
          <w:szCs w:val="24"/>
        </w:rPr>
        <w:t xml:space="preserve"> imágenes</w:t>
      </w:r>
      <w:r w:rsidRPr="002913C8">
        <w:rPr>
          <w:rFonts w:cs="Times New Roman"/>
          <w:szCs w:val="24"/>
        </w:rPr>
        <w:t>.</w:t>
      </w:r>
    </w:p>
    <w:p w14:paraId="6C7C733B" w14:textId="5D3DCC26" w:rsidR="002913C8" w:rsidRDefault="002913C8" w:rsidP="00866639">
      <w:pPr>
        <w:pStyle w:val="ListParagraph"/>
        <w:numPr>
          <w:ilvl w:val="0"/>
          <w:numId w:val="17"/>
        </w:numPr>
        <w:ind w:left="284" w:right="-1" w:hanging="284"/>
        <w:jc w:val="both"/>
        <w:rPr>
          <w:rFonts w:cs="Times New Roman"/>
          <w:szCs w:val="24"/>
        </w:rPr>
      </w:pPr>
      <w:proofErr w:type="spellStart"/>
      <w:r w:rsidRPr="00C25191">
        <w:rPr>
          <w:rFonts w:cs="Times New Roman"/>
          <w:b/>
          <w:bCs/>
          <w:szCs w:val="24"/>
          <w:lang w:val="es-ES"/>
        </w:rPr>
        <w:t>Yes_Brain_Tumo</w:t>
      </w:r>
      <w:r w:rsidR="00C25191" w:rsidRPr="00C25191">
        <w:rPr>
          <w:rFonts w:cs="Times New Roman"/>
          <w:b/>
          <w:bCs/>
          <w:szCs w:val="24"/>
          <w:lang w:val="es-ES"/>
        </w:rPr>
        <w:t>r</w:t>
      </w:r>
      <w:proofErr w:type="spellEnd"/>
      <w:r w:rsidR="00C25191" w:rsidRPr="00C25191">
        <w:rPr>
          <w:rFonts w:cs="Times New Roman"/>
          <w:b/>
          <w:bCs/>
          <w:szCs w:val="24"/>
          <w:lang w:val="es-ES"/>
        </w:rPr>
        <w:t>:</w:t>
      </w:r>
      <w:r w:rsidR="00C25191">
        <w:rPr>
          <w:rFonts w:cs="Times New Roman"/>
          <w:szCs w:val="24"/>
        </w:rPr>
        <w:t xml:space="preserve"> d</w:t>
      </w:r>
      <w:r w:rsidRPr="00C25191">
        <w:rPr>
          <w:rFonts w:cs="Times New Roman"/>
          <w:szCs w:val="24"/>
        </w:rPr>
        <w:t>irectorio que contiene banco de imágenes de rayos x de pacientes que presentan tumor cerebral</w:t>
      </w:r>
      <w:r w:rsidR="002933CB">
        <w:rPr>
          <w:rFonts w:cs="Times New Roman"/>
          <w:szCs w:val="24"/>
        </w:rPr>
        <w:t>, contiene 2048 imágenes.</w:t>
      </w:r>
    </w:p>
    <w:p w14:paraId="3CAD7F35" w14:textId="5965A567" w:rsidR="002933CB" w:rsidRDefault="002933CB" w:rsidP="00866639">
      <w:pPr>
        <w:pStyle w:val="ListParagraph"/>
        <w:numPr>
          <w:ilvl w:val="0"/>
          <w:numId w:val="17"/>
        </w:numPr>
        <w:ind w:left="284" w:right="-1" w:hanging="284"/>
        <w:jc w:val="both"/>
        <w:rPr>
          <w:rFonts w:cs="Times New Roman"/>
          <w:szCs w:val="24"/>
        </w:rPr>
      </w:pPr>
      <w:proofErr w:type="spellStart"/>
      <w:r>
        <w:rPr>
          <w:rFonts w:cs="Times New Roman"/>
          <w:b/>
          <w:bCs/>
          <w:szCs w:val="24"/>
          <w:lang w:val="es-ES"/>
        </w:rPr>
        <w:t>Validate</w:t>
      </w:r>
      <w:proofErr w:type="spellEnd"/>
      <w:r>
        <w:rPr>
          <w:rFonts w:cs="Times New Roman"/>
          <w:b/>
          <w:bCs/>
          <w:szCs w:val="24"/>
          <w:lang w:val="es-ES"/>
        </w:rPr>
        <w:t>:</w:t>
      </w:r>
      <w:r>
        <w:rPr>
          <w:rFonts w:cs="Times New Roman"/>
          <w:szCs w:val="24"/>
        </w:rPr>
        <w:t xml:space="preserve"> </w:t>
      </w:r>
      <w:r w:rsidR="00DE6794">
        <w:rPr>
          <w:rFonts w:cs="Times New Roman"/>
          <w:szCs w:val="24"/>
        </w:rPr>
        <w:t>d</w:t>
      </w:r>
      <w:r w:rsidR="00DE6794" w:rsidRPr="002913C8">
        <w:rPr>
          <w:rFonts w:cs="Times New Roman"/>
          <w:szCs w:val="24"/>
        </w:rPr>
        <w:t xml:space="preserve">irectorio que contiene banco de imágenes para evaluar el modelo, </w:t>
      </w:r>
      <w:r w:rsidR="00DE6794">
        <w:rPr>
          <w:rFonts w:cs="Times New Roman"/>
          <w:szCs w:val="24"/>
        </w:rPr>
        <w:t xml:space="preserve">contiene </w:t>
      </w:r>
      <w:r w:rsidR="00A12452">
        <w:rPr>
          <w:rFonts w:cs="Times New Roman"/>
          <w:szCs w:val="24"/>
        </w:rPr>
        <w:t>58</w:t>
      </w:r>
      <w:r w:rsidR="00DE6794">
        <w:rPr>
          <w:rFonts w:cs="Times New Roman"/>
          <w:szCs w:val="24"/>
        </w:rPr>
        <w:t xml:space="preserve"> imágenes y 1 </w:t>
      </w:r>
      <w:r w:rsidR="00DE6794" w:rsidRPr="002913C8">
        <w:rPr>
          <w:rFonts w:cs="Times New Roman"/>
          <w:szCs w:val="24"/>
        </w:rPr>
        <w:t xml:space="preserve">archivo </w:t>
      </w:r>
      <w:proofErr w:type="spellStart"/>
      <w:r w:rsidR="00DE6794" w:rsidRPr="002913C8">
        <w:rPr>
          <w:rFonts w:cs="Times New Roman"/>
          <w:szCs w:val="24"/>
        </w:rPr>
        <w:t>csv</w:t>
      </w:r>
      <w:proofErr w:type="spellEnd"/>
      <w:r w:rsidR="00DE6794" w:rsidRPr="002913C8">
        <w:rPr>
          <w:rFonts w:cs="Times New Roman"/>
          <w:szCs w:val="24"/>
        </w:rPr>
        <w:t>.</w:t>
      </w:r>
    </w:p>
    <w:p w14:paraId="761F5ECD" w14:textId="52F01892" w:rsidR="00D83BDF" w:rsidRPr="00D83BDF" w:rsidRDefault="00D11254" w:rsidP="00D83BDF">
      <w:pPr>
        <w:ind w:right="-1"/>
        <w:jc w:val="both"/>
        <w:rPr>
          <w:rFonts w:cs="Times New Roman"/>
          <w:b/>
          <w:bCs/>
          <w:i/>
          <w:iCs/>
          <w:szCs w:val="24"/>
          <w:u w:val="single"/>
          <w:lang w:val="es-ES"/>
        </w:rPr>
      </w:pPr>
      <w:r>
        <w:rPr>
          <w:rFonts w:cs="Times New Roman"/>
          <w:b/>
          <w:bCs/>
          <w:i/>
          <w:iCs/>
          <w:szCs w:val="24"/>
          <w:u w:val="single"/>
          <w:lang w:val="es-ES"/>
        </w:rPr>
        <w:t xml:space="preserve">Clasificación, </w:t>
      </w:r>
      <w:r w:rsidR="003D240B">
        <w:rPr>
          <w:rFonts w:cs="Times New Roman"/>
          <w:b/>
          <w:bCs/>
          <w:i/>
          <w:iCs/>
          <w:szCs w:val="24"/>
          <w:u w:val="single"/>
          <w:lang w:val="es-ES"/>
        </w:rPr>
        <w:t>segmentación y normalizado</w:t>
      </w:r>
      <w:r w:rsidR="00D83BDF" w:rsidRPr="00D83BDF">
        <w:rPr>
          <w:rFonts w:cs="Times New Roman"/>
          <w:b/>
          <w:bCs/>
          <w:i/>
          <w:iCs/>
          <w:szCs w:val="24"/>
          <w:u w:val="single"/>
          <w:lang w:val="es-ES"/>
        </w:rPr>
        <w:t xml:space="preserve"> </w:t>
      </w:r>
    </w:p>
    <w:p w14:paraId="77622842" w14:textId="2AE27752" w:rsidR="00D83BDF" w:rsidRPr="00D83BDF" w:rsidRDefault="008F20C9" w:rsidP="00D83BDF">
      <w:pPr>
        <w:ind w:right="-1"/>
        <w:jc w:val="both"/>
        <w:rPr>
          <w:rFonts w:cs="Times New Roman"/>
          <w:szCs w:val="24"/>
        </w:rPr>
      </w:pPr>
      <w:r>
        <w:rPr>
          <w:rFonts w:cs="Times New Roman"/>
          <w:szCs w:val="24"/>
        </w:rPr>
        <w:t xml:space="preserve">En el cuaderno </w:t>
      </w:r>
      <w:proofErr w:type="spellStart"/>
      <w:r>
        <w:rPr>
          <w:rFonts w:cs="Times New Roman"/>
          <w:szCs w:val="24"/>
        </w:rPr>
        <w:t>jupiter</w:t>
      </w:r>
      <w:proofErr w:type="spellEnd"/>
      <w:r>
        <w:rPr>
          <w:rFonts w:cs="Times New Roman"/>
          <w:szCs w:val="24"/>
        </w:rPr>
        <w:t xml:space="preserve"> de COLAB se </w:t>
      </w:r>
      <w:r w:rsidR="00013213">
        <w:rPr>
          <w:rFonts w:cs="Times New Roman"/>
          <w:szCs w:val="24"/>
        </w:rPr>
        <w:t xml:space="preserve">realiza la carga de </w:t>
      </w:r>
      <w:r w:rsidR="00D9232F">
        <w:rPr>
          <w:rFonts w:cs="Times New Roman"/>
          <w:szCs w:val="24"/>
        </w:rPr>
        <w:t>las imágenes</w:t>
      </w:r>
      <w:r w:rsidR="005D6A6C">
        <w:rPr>
          <w:rFonts w:cs="Times New Roman"/>
          <w:szCs w:val="24"/>
        </w:rPr>
        <w:t xml:space="preserve">, </w:t>
      </w:r>
      <w:r w:rsidR="0065652D">
        <w:rPr>
          <w:rFonts w:cs="Times New Roman"/>
          <w:szCs w:val="24"/>
        </w:rPr>
        <w:t>con el soporte de</w:t>
      </w:r>
      <w:r w:rsidR="006D242C">
        <w:rPr>
          <w:rFonts w:cs="Times New Roman"/>
          <w:szCs w:val="24"/>
        </w:rPr>
        <w:t xml:space="preserve">l </w:t>
      </w:r>
      <w:r w:rsidR="005D6A6C">
        <w:rPr>
          <w:rFonts w:cs="Times New Roman"/>
          <w:szCs w:val="24"/>
        </w:rPr>
        <w:t xml:space="preserve">paquete panda y </w:t>
      </w:r>
      <w:r w:rsidR="006D242C">
        <w:rPr>
          <w:rFonts w:cs="Times New Roman"/>
          <w:szCs w:val="24"/>
        </w:rPr>
        <w:t xml:space="preserve">la función </w:t>
      </w:r>
      <w:proofErr w:type="spellStart"/>
      <w:r w:rsidR="00D9232F" w:rsidRPr="00D9232F">
        <w:rPr>
          <w:rFonts w:cs="Times New Roman"/>
          <w:szCs w:val="24"/>
        </w:rPr>
        <w:t>train_test_split</w:t>
      </w:r>
      <w:proofErr w:type="spellEnd"/>
      <w:r w:rsidR="00D9232F">
        <w:rPr>
          <w:rFonts w:cs="Times New Roman"/>
          <w:szCs w:val="24"/>
        </w:rPr>
        <w:t xml:space="preserve"> se establece la clasificación de las colecciones de para el entrenamiento, validación y pruebas:</w:t>
      </w:r>
    </w:p>
    <w:p w14:paraId="64645D00" w14:textId="77777777" w:rsidR="004C352B" w:rsidRDefault="00EA737F" w:rsidP="004C352B">
      <w:pPr>
        <w:keepNext/>
        <w:spacing w:before="240"/>
        <w:ind w:right="-1"/>
        <w:jc w:val="center"/>
      </w:pPr>
      <w:r w:rsidRPr="00EA737F">
        <w:rPr>
          <w:rFonts w:cs="Times New Roman"/>
          <w:noProof/>
          <w:szCs w:val="24"/>
          <w:lang w:val="es-ES"/>
        </w:rPr>
        <w:drawing>
          <wp:inline distT="0" distB="0" distL="0" distR="0" wp14:anchorId="5E84B3B8" wp14:editId="2432E39D">
            <wp:extent cx="3206115" cy="1026968"/>
            <wp:effectExtent l="19050" t="19050" r="13335" b="20955"/>
            <wp:docPr id="620398854" name="Picture 62039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98854" name=""/>
                    <pic:cNvPicPr/>
                  </pic:nvPicPr>
                  <pic:blipFill rotWithShape="1">
                    <a:blip r:embed="rId8"/>
                    <a:srcRect r="10000"/>
                    <a:stretch/>
                  </pic:blipFill>
                  <pic:spPr bwMode="auto">
                    <a:xfrm>
                      <a:off x="0" y="0"/>
                      <a:ext cx="3221709" cy="10319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CA146B" w14:textId="30FEDA19" w:rsidR="00EA737F" w:rsidRPr="00006A30" w:rsidRDefault="004C352B" w:rsidP="004C352B">
      <w:pPr>
        <w:pStyle w:val="Caption"/>
        <w:jc w:val="center"/>
        <w:rPr>
          <w:rFonts w:cs="Times New Roman"/>
          <w:color w:val="auto"/>
          <w:szCs w:val="24"/>
          <w:lang w:val="es-ES"/>
        </w:rPr>
      </w:pPr>
      <w:r w:rsidRPr="00006A30">
        <w:rPr>
          <w:color w:val="auto"/>
        </w:rPr>
        <w:t xml:space="preserve">Imagen </w:t>
      </w:r>
      <w:r w:rsidRPr="00006A30">
        <w:rPr>
          <w:color w:val="auto"/>
        </w:rPr>
        <w:fldChar w:fldCharType="begin"/>
      </w:r>
      <w:r w:rsidRPr="00006A30">
        <w:rPr>
          <w:color w:val="auto"/>
        </w:rPr>
        <w:instrText xml:space="preserve"> SEQ Imagen \* ARABIC </w:instrText>
      </w:r>
      <w:r w:rsidRPr="00006A30">
        <w:rPr>
          <w:color w:val="auto"/>
        </w:rPr>
        <w:fldChar w:fldCharType="separate"/>
      </w:r>
      <w:r w:rsidR="007E6E87">
        <w:rPr>
          <w:noProof/>
          <w:color w:val="auto"/>
        </w:rPr>
        <w:t>1</w:t>
      </w:r>
      <w:r w:rsidRPr="00006A30">
        <w:rPr>
          <w:color w:val="auto"/>
        </w:rPr>
        <w:fldChar w:fldCharType="end"/>
      </w:r>
      <w:r w:rsidRPr="00006A30">
        <w:rPr>
          <w:color w:val="auto"/>
        </w:rPr>
        <w:t xml:space="preserve"> Estadística de datos a ser usados por el modelo.</w:t>
      </w:r>
    </w:p>
    <w:p w14:paraId="4AE07A3E" w14:textId="6F7868C8" w:rsidR="00212F21" w:rsidRDefault="00D32D84" w:rsidP="00254E89">
      <w:pPr>
        <w:spacing w:before="240"/>
        <w:ind w:right="-1"/>
        <w:jc w:val="both"/>
        <w:rPr>
          <w:rFonts w:cs="Times New Roman"/>
          <w:szCs w:val="24"/>
          <w:lang w:val="es-ES"/>
        </w:rPr>
      </w:pPr>
      <w:r>
        <w:rPr>
          <w:rFonts w:cs="Times New Roman"/>
          <w:szCs w:val="24"/>
          <w:lang w:val="es-ES"/>
        </w:rPr>
        <w:t>Evaluando la</w:t>
      </w:r>
      <w:r w:rsidR="00C310E8">
        <w:rPr>
          <w:rFonts w:cs="Times New Roman"/>
          <w:szCs w:val="24"/>
          <w:lang w:val="es-ES"/>
        </w:rPr>
        <w:t xml:space="preserve"> </w:t>
      </w:r>
      <w:proofErr w:type="spellStart"/>
      <w:r w:rsidR="00C310E8">
        <w:rPr>
          <w:rFonts w:cs="Times New Roman"/>
          <w:szCs w:val="24"/>
          <w:lang w:val="es-ES"/>
        </w:rPr>
        <w:t>metadata</w:t>
      </w:r>
      <w:proofErr w:type="spellEnd"/>
      <w:r w:rsidR="00C310E8">
        <w:rPr>
          <w:rFonts w:cs="Times New Roman"/>
          <w:szCs w:val="24"/>
          <w:lang w:val="es-ES"/>
        </w:rPr>
        <w:t xml:space="preserve"> de las imágenes se puede apreciar que no disponen un estándar </w:t>
      </w:r>
      <w:r w:rsidR="00131885">
        <w:rPr>
          <w:rFonts w:cs="Times New Roman"/>
          <w:szCs w:val="24"/>
          <w:lang w:val="es-ES"/>
        </w:rPr>
        <w:t>en la dimensión de las imágene</w:t>
      </w:r>
      <w:r w:rsidR="00DA3E28">
        <w:rPr>
          <w:rFonts w:cs="Times New Roman"/>
          <w:szCs w:val="24"/>
          <w:lang w:val="es-ES"/>
        </w:rPr>
        <w:t>s, se realiza el redimensionamiento de estas a</w:t>
      </w:r>
      <w:r w:rsidR="00771474" w:rsidRPr="00771474">
        <w:t xml:space="preserve"> </w:t>
      </w:r>
      <w:r w:rsidR="00771474">
        <w:t xml:space="preserve">224 de </w:t>
      </w:r>
      <w:proofErr w:type="spellStart"/>
      <w:r w:rsidR="00771474" w:rsidRPr="00771474">
        <w:rPr>
          <w:rFonts w:cs="Times New Roman"/>
          <w:szCs w:val="24"/>
          <w:lang w:val="es-ES"/>
        </w:rPr>
        <w:t>width</w:t>
      </w:r>
      <w:proofErr w:type="spellEnd"/>
      <w:r w:rsidR="00771474">
        <w:rPr>
          <w:rFonts w:cs="Times New Roman"/>
          <w:szCs w:val="24"/>
          <w:lang w:val="es-ES"/>
        </w:rPr>
        <w:t xml:space="preserve"> y 224 de </w:t>
      </w:r>
      <w:proofErr w:type="spellStart"/>
      <w:r w:rsidR="00771474" w:rsidRPr="00771474">
        <w:rPr>
          <w:rFonts w:cs="Times New Roman"/>
          <w:szCs w:val="24"/>
          <w:lang w:val="es-ES"/>
        </w:rPr>
        <w:t>height</w:t>
      </w:r>
      <w:proofErr w:type="spellEnd"/>
      <w:r w:rsidR="00771474">
        <w:rPr>
          <w:rFonts w:cs="Times New Roman"/>
          <w:szCs w:val="24"/>
          <w:lang w:val="es-ES"/>
        </w:rPr>
        <w:t>.</w:t>
      </w:r>
    </w:p>
    <w:p w14:paraId="45E3E1F5" w14:textId="77777777" w:rsidR="00290257" w:rsidRDefault="00290257" w:rsidP="004C352B">
      <w:pPr>
        <w:keepNext/>
        <w:spacing w:before="240"/>
        <w:ind w:right="-1"/>
        <w:jc w:val="center"/>
      </w:pPr>
      <w:r w:rsidRPr="00DA18E6">
        <w:rPr>
          <w:rFonts w:cs="Times New Roman"/>
          <w:noProof/>
          <w:szCs w:val="24"/>
          <w:lang w:val="es-ES"/>
        </w:rPr>
        <w:drawing>
          <wp:inline distT="0" distB="0" distL="0" distR="0" wp14:anchorId="00A23C8F" wp14:editId="0E5A4CF0">
            <wp:extent cx="2730279" cy="1414145"/>
            <wp:effectExtent l="19050" t="19050" r="13335" b="26035"/>
            <wp:docPr id="1205080138" name="Picture 12050801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0138" name="Picture 1205080138" descr="A screenshot of a computer screen&#10;&#10;Description automatically generated"/>
                    <pic:cNvPicPr/>
                  </pic:nvPicPr>
                  <pic:blipFill rotWithShape="1">
                    <a:blip r:embed="rId9"/>
                    <a:srcRect l="2713" r="2200"/>
                    <a:stretch/>
                  </pic:blipFill>
                  <pic:spPr bwMode="auto">
                    <a:xfrm>
                      <a:off x="0" y="0"/>
                      <a:ext cx="2730279" cy="1414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660070" w14:textId="0E8DB83D" w:rsidR="00CD2DE6" w:rsidRPr="00006A30" w:rsidRDefault="004C352B" w:rsidP="004C352B">
      <w:pPr>
        <w:pStyle w:val="Caption"/>
        <w:jc w:val="center"/>
        <w:rPr>
          <w:rFonts w:cs="Times New Roman"/>
          <w:color w:val="auto"/>
          <w:szCs w:val="24"/>
          <w:lang w:val="es-ES"/>
        </w:rPr>
      </w:pPr>
      <w:r w:rsidRPr="00006A30">
        <w:rPr>
          <w:color w:val="auto"/>
        </w:rPr>
        <w:t xml:space="preserve">Imagen </w:t>
      </w:r>
      <w:r w:rsidRPr="00006A30">
        <w:rPr>
          <w:color w:val="auto"/>
        </w:rPr>
        <w:fldChar w:fldCharType="begin"/>
      </w:r>
      <w:r w:rsidRPr="00006A30">
        <w:rPr>
          <w:color w:val="auto"/>
        </w:rPr>
        <w:instrText xml:space="preserve"> SEQ Imagen \* ARABIC </w:instrText>
      </w:r>
      <w:r w:rsidRPr="00006A30">
        <w:rPr>
          <w:color w:val="auto"/>
        </w:rPr>
        <w:fldChar w:fldCharType="separate"/>
      </w:r>
      <w:r w:rsidR="007E6E87">
        <w:rPr>
          <w:noProof/>
          <w:color w:val="auto"/>
        </w:rPr>
        <w:t>2</w:t>
      </w:r>
      <w:r w:rsidRPr="00006A30">
        <w:rPr>
          <w:color w:val="auto"/>
        </w:rPr>
        <w:fldChar w:fldCharType="end"/>
      </w:r>
      <w:r w:rsidRPr="00006A30">
        <w:rPr>
          <w:color w:val="auto"/>
        </w:rPr>
        <w:t xml:space="preserve"> Resumen de procesamiento de imágenes por redimensionamiento</w:t>
      </w:r>
      <w:r w:rsidR="00006A30" w:rsidRPr="00006A30">
        <w:rPr>
          <w:color w:val="auto"/>
        </w:rPr>
        <w:t>.</w:t>
      </w:r>
    </w:p>
    <w:p w14:paraId="5357D43F" w14:textId="3FBEE7EA" w:rsidR="00D14793" w:rsidRPr="00AD4AC8" w:rsidRDefault="00385B4D" w:rsidP="00D14793">
      <w:pPr>
        <w:ind w:right="-1"/>
        <w:rPr>
          <w:rFonts w:cs="Times New Roman"/>
          <w:b/>
          <w:bCs/>
          <w:szCs w:val="24"/>
        </w:rPr>
      </w:pPr>
      <w:r>
        <w:rPr>
          <w:rFonts w:cs="Times New Roman"/>
          <w:b/>
          <w:bCs/>
          <w:szCs w:val="24"/>
        </w:rPr>
        <w:lastRenderedPageBreak/>
        <w:t>Modelo</w:t>
      </w:r>
    </w:p>
    <w:p w14:paraId="78354994" w14:textId="39FAE5E3" w:rsidR="005108E3" w:rsidRDefault="00FC2388" w:rsidP="00AE71E2">
      <w:pPr>
        <w:spacing w:before="240"/>
        <w:ind w:right="-1"/>
        <w:jc w:val="both"/>
        <w:rPr>
          <w:rFonts w:cs="Times New Roman"/>
          <w:szCs w:val="24"/>
        </w:rPr>
      </w:pPr>
      <w:r>
        <w:rPr>
          <w:rFonts w:cs="Times New Roman"/>
          <w:szCs w:val="24"/>
        </w:rPr>
        <w:t xml:space="preserve">Dentro de </w:t>
      </w:r>
      <w:r w:rsidR="005108E3">
        <w:rPr>
          <w:rFonts w:cs="Times New Roman"/>
          <w:szCs w:val="24"/>
        </w:rPr>
        <w:t xml:space="preserve">los paquetes </w:t>
      </w:r>
      <w:r w:rsidR="00444517">
        <w:rPr>
          <w:rFonts w:cs="Times New Roman"/>
          <w:szCs w:val="24"/>
        </w:rPr>
        <w:t>de</w:t>
      </w:r>
      <w:r>
        <w:rPr>
          <w:rFonts w:cs="Times New Roman"/>
          <w:szCs w:val="24"/>
        </w:rPr>
        <w:t xml:space="preserve"> </w:t>
      </w:r>
      <w:proofErr w:type="spellStart"/>
      <w:r w:rsidR="00DB5F56" w:rsidRPr="00DB5F56">
        <w:rPr>
          <w:rFonts w:cs="Times New Roman"/>
          <w:szCs w:val="24"/>
        </w:rPr>
        <w:t>tensorflow</w:t>
      </w:r>
      <w:proofErr w:type="spellEnd"/>
      <w:r w:rsidR="00DB5F56">
        <w:rPr>
          <w:rFonts w:cs="Times New Roman"/>
          <w:szCs w:val="24"/>
        </w:rPr>
        <w:t xml:space="preserve"> se puede importar </w:t>
      </w:r>
      <w:r w:rsidR="005108E3">
        <w:rPr>
          <w:rFonts w:cs="Times New Roman"/>
          <w:szCs w:val="24"/>
        </w:rPr>
        <w:t xml:space="preserve">la red del </w:t>
      </w:r>
      <w:r w:rsidR="00DB5F56">
        <w:rPr>
          <w:rFonts w:cs="Times New Roman"/>
          <w:szCs w:val="24"/>
        </w:rPr>
        <w:t xml:space="preserve">modelo </w:t>
      </w:r>
      <w:r w:rsidR="00444517">
        <w:rPr>
          <w:rFonts w:cs="Times New Roman"/>
          <w:szCs w:val="24"/>
        </w:rPr>
        <w:t>para VGGNet16,</w:t>
      </w:r>
      <w:r w:rsidR="00DB5F56">
        <w:rPr>
          <w:rFonts w:cs="Times New Roman"/>
          <w:szCs w:val="24"/>
        </w:rPr>
        <w:t xml:space="preserve"> sin embargo</w:t>
      </w:r>
      <w:r w:rsidR="00444517">
        <w:rPr>
          <w:rFonts w:cs="Times New Roman"/>
          <w:szCs w:val="24"/>
        </w:rPr>
        <w:t>,</w:t>
      </w:r>
      <w:r w:rsidR="00DB5F56">
        <w:rPr>
          <w:rFonts w:cs="Times New Roman"/>
          <w:szCs w:val="24"/>
        </w:rPr>
        <w:t xml:space="preserve"> </w:t>
      </w:r>
      <w:r w:rsidR="005108E3">
        <w:rPr>
          <w:rFonts w:cs="Times New Roman"/>
          <w:szCs w:val="24"/>
        </w:rPr>
        <w:t xml:space="preserve">hay que </w:t>
      </w:r>
      <w:r w:rsidR="00444517">
        <w:rPr>
          <w:rFonts w:cs="Times New Roman"/>
          <w:szCs w:val="24"/>
        </w:rPr>
        <w:t>hacer los ajustes de entrada y salida dependiendo del tipo de clasificación que se use.</w:t>
      </w:r>
      <w:r w:rsidR="00C03BDF">
        <w:rPr>
          <w:rFonts w:cs="Times New Roman"/>
          <w:szCs w:val="24"/>
        </w:rPr>
        <w:t xml:space="preserve"> </w:t>
      </w:r>
    </w:p>
    <w:p w14:paraId="0D7AE57E" w14:textId="40D31F00" w:rsidR="002E5CC6" w:rsidRDefault="002E5CC6" w:rsidP="00AE71E2">
      <w:pPr>
        <w:spacing w:before="240"/>
        <w:ind w:right="-1"/>
        <w:jc w:val="both"/>
        <w:rPr>
          <w:rFonts w:cs="Times New Roman"/>
          <w:szCs w:val="24"/>
        </w:rPr>
      </w:pPr>
      <w:r>
        <w:rPr>
          <w:rFonts w:cs="Times New Roman"/>
          <w:szCs w:val="24"/>
        </w:rPr>
        <w:t>A continuación</w:t>
      </w:r>
      <w:r w:rsidR="00973D47">
        <w:rPr>
          <w:rFonts w:cs="Times New Roman"/>
          <w:szCs w:val="24"/>
        </w:rPr>
        <w:t>,</w:t>
      </w:r>
      <w:r>
        <w:rPr>
          <w:rFonts w:cs="Times New Roman"/>
          <w:szCs w:val="24"/>
        </w:rPr>
        <w:t xml:space="preserve"> se muestra las librerías usadas para el entrenamiento del modelo</w:t>
      </w:r>
      <w:r w:rsidR="00F02384">
        <w:rPr>
          <w:rFonts w:cs="Times New Roman"/>
          <w:szCs w:val="24"/>
        </w:rPr>
        <w:t>.</w:t>
      </w:r>
    </w:p>
    <w:p w14:paraId="7125DCC6" w14:textId="77777777" w:rsidR="00006A30" w:rsidRDefault="00C03BDF" w:rsidP="00006A30">
      <w:pPr>
        <w:keepNext/>
        <w:spacing w:before="240"/>
        <w:ind w:right="-1"/>
        <w:jc w:val="center"/>
      </w:pPr>
      <w:r w:rsidRPr="00C03BDF">
        <w:rPr>
          <w:rFonts w:cs="Times New Roman"/>
          <w:noProof/>
          <w:szCs w:val="24"/>
        </w:rPr>
        <w:drawing>
          <wp:inline distT="0" distB="0" distL="0" distR="0" wp14:anchorId="5CC3D383" wp14:editId="3E5F2659">
            <wp:extent cx="3194685" cy="914558"/>
            <wp:effectExtent l="19050" t="19050" r="24765" b="19050"/>
            <wp:docPr id="691297195" name="Picture 69129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97195" name=""/>
                    <pic:cNvPicPr/>
                  </pic:nvPicPr>
                  <pic:blipFill rotWithShape="1">
                    <a:blip r:embed="rId10"/>
                    <a:srcRect b="8750"/>
                    <a:stretch/>
                  </pic:blipFill>
                  <pic:spPr bwMode="auto">
                    <a:xfrm>
                      <a:off x="0" y="0"/>
                      <a:ext cx="3205096" cy="917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F1DC07" w14:textId="640AB38D" w:rsidR="00444517" w:rsidRDefault="00006A30" w:rsidP="00006A30">
      <w:pPr>
        <w:pStyle w:val="Caption"/>
        <w:jc w:val="center"/>
        <w:rPr>
          <w:rFonts w:cs="Times New Roman"/>
          <w:szCs w:val="24"/>
        </w:rPr>
      </w:pPr>
      <w:r>
        <w:t xml:space="preserve">Imagen </w:t>
      </w:r>
      <w:fldSimple w:instr=" SEQ Imagen \* ARABIC ">
        <w:r w:rsidR="007E6E87">
          <w:rPr>
            <w:noProof/>
          </w:rPr>
          <w:t>3</w:t>
        </w:r>
      </w:fldSimple>
      <w:r>
        <w:t xml:space="preserve"> Paquetes o librerías usadas.</w:t>
      </w:r>
    </w:p>
    <w:p w14:paraId="5E826FED" w14:textId="7039C40E" w:rsidR="005108E3" w:rsidRDefault="00973D47" w:rsidP="00AE71E2">
      <w:pPr>
        <w:spacing w:before="240"/>
        <w:ind w:right="-1"/>
        <w:jc w:val="both"/>
        <w:rPr>
          <w:rFonts w:cs="Times New Roman"/>
          <w:szCs w:val="24"/>
        </w:rPr>
      </w:pPr>
      <w:r>
        <w:rPr>
          <w:rFonts w:cs="Times New Roman"/>
          <w:szCs w:val="24"/>
        </w:rPr>
        <w:t xml:space="preserve">Para el estudio se plantea un caso de clasificación binaria </w:t>
      </w:r>
      <w:r w:rsidR="00B31F51">
        <w:rPr>
          <w:rFonts w:cs="Times New Roman"/>
          <w:szCs w:val="24"/>
        </w:rPr>
        <w:t xml:space="preserve">por lo cual la última capa </w:t>
      </w:r>
      <w:r w:rsidR="00E32ED7">
        <w:rPr>
          <w:rFonts w:cs="Times New Roman"/>
          <w:szCs w:val="24"/>
        </w:rPr>
        <w:t xml:space="preserve">corresponde a </w:t>
      </w:r>
      <w:proofErr w:type="spellStart"/>
      <w:r w:rsidR="009649BE">
        <w:rPr>
          <w:rFonts w:cs="Times New Roman"/>
          <w:szCs w:val="24"/>
        </w:rPr>
        <w:t>sigmoid</w:t>
      </w:r>
      <w:proofErr w:type="spellEnd"/>
      <w:r w:rsidR="000605FE">
        <w:rPr>
          <w:rFonts w:cs="Times New Roman"/>
          <w:szCs w:val="24"/>
        </w:rPr>
        <w:t xml:space="preserve"> y al compilar el modelo se establece </w:t>
      </w:r>
      <w:r w:rsidR="00724149">
        <w:rPr>
          <w:rFonts w:cs="Times New Roman"/>
          <w:szCs w:val="24"/>
        </w:rPr>
        <w:t>la perdida como</w:t>
      </w:r>
      <w:r w:rsidR="0035499D">
        <w:rPr>
          <w:rFonts w:cs="Times New Roman"/>
          <w:szCs w:val="24"/>
        </w:rPr>
        <w:t xml:space="preserve"> </w:t>
      </w:r>
      <w:proofErr w:type="spellStart"/>
      <w:r w:rsidR="0035499D" w:rsidRPr="0035499D">
        <w:rPr>
          <w:rFonts w:cs="Times New Roman"/>
          <w:szCs w:val="24"/>
        </w:rPr>
        <w:t>binary_crossentropy</w:t>
      </w:r>
      <w:proofErr w:type="spellEnd"/>
      <w:r w:rsidR="009649BE">
        <w:rPr>
          <w:rFonts w:cs="Times New Roman"/>
          <w:szCs w:val="24"/>
        </w:rPr>
        <w:t>.</w:t>
      </w:r>
    </w:p>
    <w:p w14:paraId="43C040C4" w14:textId="77777777" w:rsidR="00F65364" w:rsidRDefault="009649BE" w:rsidP="00F65364">
      <w:pPr>
        <w:keepNext/>
        <w:spacing w:before="240"/>
        <w:ind w:right="-1"/>
        <w:jc w:val="center"/>
      </w:pPr>
      <w:r w:rsidRPr="009649BE">
        <w:rPr>
          <w:rFonts w:cs="Times New Roman"/>
          <w:noProof/>
          <w:szCs w:val="24"/>
        </w:rPr>
        <w:drawing>
          <wp:inline distT="0" distB="0" distL="0" distR="0" wp14:anchorId="71EDF8D7" wp14:editId="341C8FB1">
            <wp:extent cx="3285259" cy="360045"/>
            <wp:effectExtent l="19050" t="19050" r="10795" b="20955"/>
            <wp:docPr id="1934234910" name="Picture 193423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34910" name=""/>
                    <pic:cNvPicPr/>
                  </pic:nvPicPr>
                  <pic:blipFill rotWithShape="1">
                    <a:blip r:embed="rId11"/>
                    <a:srcRect r="11100" b="90185"/>
                    <a:stretch/>
                  </pic:blipFill>
                  <pic:spPr bwMode="auto">
                    <a:xfrm>
                      <a:off x="0" y="0"/>
                      <a:ext cx="3423914" cy="3752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C845EE" w14:textId="090C4E1A" w:rsidR="00F31E94" w:rsidRDefault="00F65364" w:rsidP="00F65364">
      <w:pPr>
        <w:pStyle w:val="Caption"/>
        <w:jc w:val="center"/>
        <w:rPr>
          <w:rFonts w:cs="Times New Roman"/>
          <w:szCs w:val="24"/>
        </w:rPr>
      </w:pPr>
      <w:r>
        <w:t xml:space="preserve">Imagen </w:t>
      </w:r>
      <w:fldSimple w:instr=" SEQ Imagen \* ARABIC ">
        <w:r w:rsidR="007E6E87">
          <w:rPr>
            <w:noProof/>
          </w:rPr>
          <w:t>4</w:t>
        </w:r>
      </w:fldSimple>
      <w:r>
        <w:t xml:space="preserve"> Modelo VGG16.</w:t>
      </w:r>
    </w:p>
    <w:p w14:paraId="206906FC" w14:textId="77777777" w:rsidR="00F65364" w:rsidRDefault="00F31E94" w:rsidP="00F65364">
      <w:pPr>
        <w:keepNext/>
        <w:spacing w:before="240"/>
        <w:ind w:right="-1"/>
        <w:jc w:val="center"/>
      </w:pPr>
      <w:r w:rsidRPr="009649BE">
        <w:rPr>
          <w:rFonts w:cs="Times New Roman"/>
          <w:noProof/>
          <w:szCs w:val="24"/>
        </w:rPr>
        <w:drawing>
          <wp:inline distT="0" distB="0" distL="0" distR="0" wp14:anchorId="104D1CF1" wp14:editId="7261761F">
            <wp:extent cx="2841914" cy="807720"/>
            <wp:effectExtent l="19050" t="19050" r="15875" b="11430"/>
            <wp:docPr id="66182218" name="Picture 661822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218" name="Picture 66182218" descr="A screenshot of a computer program&#10;&#10;Description automatically generated"/>
                    <pic:cNvPicPr/>
                  </pic:nvPicPr>
                  <pic:blipFill rotWithShape="1">
                    <a:blip r:embed="rId11"/>
                    <a:srcRect t="11891" r="47372" b="68102"/>
                    <a:stretch/>
                  </pic:blipFill>
                  <pic:spPr bwMode="auto">
                    <a:xfrm>
                      <a:off x="0" y="0"/>
                      <a:ext cx="2841914" cy="8077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724DDC" w14:textId="36C2C158" w:rsidR="00F31E94" w:rsidRDefault="00F65364" w:rsidP="00F65364">
      <w:pPr>
        <w:pStyle w:val="Caption"/>
        <w:jc w:val="center"/>
        <w:rPr>
          <w:rFonts w:cs="Times New Roman"/>
          <w:szCs w:val="24"/>
        </w:rPr>
      </w:pPr>
      <w:r>
        <w:t xml:space="preserve">Imagen </w:t>
      </w:r>
      <w:fldSimple w:instr=" SEQ Imagen \* ARABIC ">
        <w:r w:rsidR="007E6E87">
          <w:rPr>
            <w:noProof/>
          </w:rPr>
          <w:t>5</w:t>
        </w:r>
      </w:fldSimple>
      <w:r>
        <w:t xml:space="preserve"> Nuevas capas al modelo, se establece la salida binara.</w:t>
      </w:r>
    </w:p>
    <w:p w14:paraId="26DCCC81" w14:textId="77777777" w:rsidR="00F65364" w:rsidRDefault="00F31E94" w:rsidP="00F65364">
      <w:pPr>
        <w:keepNext/>
        <w:spacing w:before="240"/>
        <w:ind w:right="-1"/>
        <w:jc w:val="center"/>
      </w:pPr>
      <w:r w:rsidRPr="009649BE">
        <w:rPr>
          <w:rFonts w:cs="Times New Roman"/>
          <w:noProof/>
          <w:szCs w:val="24"/>
        </w:rPr>
        <w:drawing>
          <wp:inline distT="0" distB="0" distL="0" distR="0" wp14:anchorId="7627DF50" wp14:editId="41BEFC5C">
            <wp:extent cx="3236768" cy="487615"/>
            <wp:effectExtent l="19050" t="19050" r="20955" b="27305"/>
            <wp:docPr id="1310334617" name="Picture 13103346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4617" name="Picture 1310334617" descr="A screenshot of a computer program&#10;&#10;Description automatically generated"/>
                    <pic:cNvPicPr/>
                  </pic:nvPicPr>
                  <pic:blipFill rotWithShape="1">
                    <a:blip r:embed="rId11"/>
                    <a:srcRect t="87198" r="16115" b="723"/>
                    <a:stretch/>
                  </pic:blipFill>
                  <pic:spPr bwMode="auto">
                    <a:xfrm>
                      <a:off x="0" y="0"/>
                      <a:ext cx="3247179" cy="4891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2FD01F" w14:textId="1A92649D" w:rsidR="009C2243" w:rsidRDefault="00F65364" w:rsidP="00F65364">
      <w:pPr>
        <w:pStyle w:val="Caption"/>
        <w:jc w:val="center"/>
        <w:rPr>
          <w:rFonts w:cs="Times New Roman"/>
          <w:szCs w:val="24"/>
        </w:rPr>
      </w:pPr>
      <w:r>
        <w:t xml:space="preserve">Imagen </w:t>
      </w:r>
      <w:fldSimple w:instr=" SEQ Imagen \* ARABIC ">
        <w:r w:rsidR="007E6E87">
          <w:rPr>
            <w:noProof/>
          </w:rPr>
          <w:t>6</w:t>
        </w:r>
      </w:fldSimple>
      <w:r>
        <w:t xml:space="preserve"> Modelo compilado para clasificación binaria.</w:t>
      </w:r>
    </w:p>
    <w:p w14:paraId="4F086103" w14:textId="77777777" w:rsidR="00485842" w:rsidRPr="00866639" w:rsidRDefault="00485842" w:rsidP="00866639">
      <w:pPr>
        <w:ind w:right="-1"/>
        <w:rPr>
          <w:rFonts w:cs="Times New Roman"/>
          <w:b/>
          <w:bCs/>
          <w:szCs w:val="24"/>
        </w:rPr>
      </w:pPr>
      <w:r w:rsidRPr="00866639">
        <w:rPr>
          <w:rFonts w:cs="Times New Roman"/>
          <w:b/>
          <w:bCs/>
          <w:szCs w:val="24"/>
        </w:rPr>
        <w:t>Ajustes en el entrenamiento</w:t>
      </w:r>
    </w:p>
    <w:p w14:paraId="0F7E9253" w14:textId="77777777" w:rsidR="00485842" w:rsidRDefault="00485842" w:rsidP="00485842">
      <w:pPr>
        <w:spacing w:before="240"/>
        <w:ind w:right="-1"/>
        <w:jc w:val="both"/>
        <w:rPr>
          <w:rFonts w:cs="Times New Roman"/>
          <w:szCs w:val="24"/>
        </w:rPr>
      </w:pPr>
      <w:r>
        <w:rPr>
          <w:rFonts w:cs="Times New Roman"/>
          <w:szCs w:val="24"/>
        </w:rPr>
        <w:t>Se estableció los siguientes parámetros:</w:t>
      </w:r>
    </w:p>
    <w:p w14:paraId="05C032A7" w14:textId="77777777" w:rsidR="00485842" w:rsidRDefault="00485842" w:rsidP="00866639">
      <w:pPr>
        <w:pStyle w:val="ListParagraph"/>
        <w:numPr>
          <w:ilvl w:val="0"/>
          <w:numId w:val="17"/>
        </w:numPr>
        <w:ind w:left="284" w:right="-1" w:hanging="284"/>
        <w:jc w:val="both"/>
        <w:rPr>
          <w:rFonts w:cs="Times New Roman"/>
          <w:szCs w:val="24"/>
        </w:rPr>
      </w:pPr>
      <w:proofErr w:type="spellStart"/>
      <w:r w:rsidRPr="00FA2FAE">
        <w:rPr>
          <w:rFonts w:cs="Times New Roman"/>
          <w:szCs w:val="24"/>
        </w:rPr>
        <w:t>Learning</w:t>
      </w:r>
      <w:proofErr w:type="spellEnd"/>
      <w:r w:rsidRPr="00FA2FAE">
        <w:rPr>
          <w:rFonts w:cs="Times New Roman"/>
          <w:szCs w:val="24"/>
        </w:rPr>
        <w:t xml:space="preserve"> </w:t>
      </w:r>
      <w:proofErr w:type="spellStart"/>
      <w:r w:rsidRPr="00FA2FAE">
        <w:rPr>
          <w:rFonts w:cs="Times New Roman"/>
          <w:szCs w:val="24"/>
        </w:rPr>
        <w:t>Rate</w:t>
      </w:r>
      <w:proofErr w:type="spellEnd"/>
      <w:r w:rsidRPr="00FA2FAE">
        <w:rPr>
          <w:rFonts w:cs="Times New Roman"/>
          <w:szCs w:val="24"/>
        </w:rPr>
        <w:t xml:space="preserve"> Schedule</w:t>
      </w:r>
      <w:r>
        <w:rPr>
          <w:rFonts w:cs="Times New Roman"/>
          <w:szCs w:val="24"/>
        </w:rPr>
        <w:t xml:space="preserve"> = 0.0001</w:t>
      </w:r>
      <w:r>
        <w:rPr>
          <w:rFonts w:cs="Times New Roman"/>
          <w:szCs w:val="24"/>
        </w:rPr>
        <w:tab/>
      </w:r>
    </w:p>
    <w:p w14:paraId="3963E27F" w14:textId="77777777" w:rsidR="00485842" w:rsidRDefault="00485842" w:rsidP="00866639">
      <w:pPr>
        <w:pStyle w:val="ListParagraph"/>
        <w:numPr>
          <w:ilvl w:val="0"/>
          <w:numId w:val="17"/>
        </w:numPr>
        <w:ind w:left="284" w:right="-1" w:hanging="284"/>
        <w:jc w:val="both"/>
        <w:rPr>
          <w:rFonts w:cs="Times New Roman"/>
          <w:szCs w:val="24"/>
        </w:rPr>
      </w:pPr>
      <w:proofErr w:type="spellStart"/>
      <w:r>
        <w:rPr>
          <w:rFonts w:cs="Times New Roman"/>
          <w:szCs w:val="24"/>
        </w:rPr>
        <w:t>E</w:t>
      </w:r>
      <w:r w:rsidRPr="00E3370D">
        <w:rPr>
          <w:rFonts w:cs="Times New Roman"/>
          <w:szCs w:val="24"/>
        </w:rPr>
        <w:t>pochs</w:t>
      </w:r>
      <w:proofErr w:type="spellEnd"/>
      <w:r>
        <w:rPr>
          <w:rFonts w:cs="Times New Roman"/>
          <w:szCs w:val="24"/>
        </w:rPr>
        <w:t xml:space="preserve"> =100</w:t>
      </w:r>
    </w:p>
    <w:p w14:paraId="47F4F3F5" w14:textId="10F3D408" w:rsidR="00485842" w:rsidRPr="0077384B" w:rsidRDefault="00485842" w:rsidP="00866639">
      <w:pPr>
        <w:pStyle w:val="ListParagraph"/>
        <w:numPr>
          <w:ilvl w:val="0"/>
          <w:numId w:val="17"/>
        </w:numPr>
        <w:ind w:left="284" w:right="-1" w:hanging="284"/>
        <w:jc w:val="both"/>
        <w:rPr>
          <w:rFonts w:cs="Times New Roman"/>
          <w:szCs w:val="24"/>
          <w:lang w:val="en-US"/>
        </w:rPr>
      </w:pPr>
      <w:proofErr w:type="spellStart"/>
      <w:r w:rsidRPr="0077384B">
        <w:rPr>
          <w:rFonts w:cs="Times New Roman"/>
          <w:szCs w:val="24"/>
          <w:lang w:val="en-US"/>
        </w:rPr>
        <w:t>EarlyStopping</w:t>
      </w:r>
      <w:proofErr w:type="spellEnd"/>
      <w:r w:rsidRPr="0077384B">
        <w:rPr>
          <w:rFonts w:cs="Times New Roman"/>
          <w:szCs w:val="24"/>
          <w:lang w:val="en-US"/>
        </w:rPr>
        <w:t xml:space="preserve"> =</w:t>
      </w:r>
      <w:r w:rsidR="00B45BBB">
        <w:rPr>
          <w:rFonts w:cs="Times New Roman"/>
          <w:szCs w:val="24"/>
          <w:lang w:val="en-US"/>
        </w:rPr>
        <w:t>&gt;</w:t>
      </w:r>
      <w:r w:rsidRPr="0077384B">
        <w:rPr>
          <w:rFonts w:cs="Times New Roman"/>
          <w:szCs w:val="24"/>
          <w:lang w:val="en-US"/>
        </w:rPr>
        <w:t xml:space="preserve"> </w:t>
      </w:r>
      <w:r w:rsidRPr="00B45BBB">
        <w:rPr>
          <w:rFonts w:cs="Times New Roman"/>
          <w:sz w:val="20"/>
          <w:szCs w:val="20"/>
          <w:lang w:val="en-US"/>
        </w:rPr>
        <w:t>(monitor='</w:t>
      </w:r>
      <w:proofErr w:type="spellStart"/>
      <w:r w:rsidRPr="00B45BBB">
        <w:rPr>
          <w:rFonts w:cs="Times New Roman"/>
          <w:sz w:val="20"/>
          <w:szCs w:val="20"/>
          <w:lang w:val="en-US"/>
        </w:rPr>
        <w:t>val_loss</w:t>
      </w:r>
      <w:proofErr w:type="spellEnd"/>
      <w:r w:rsidRPr="00B45BBB">
        <w:rPr>
          <w:rFonts w:cs="Times New Roman"/>
          <w:sz w:val="20"/>
          <w:szCs w:val="20"/>
          <w:lang w:val="en-US"/>
        </w:rPr>
        <w:t xml:space="preserve">', patience=5, verbose=1, </w:t>
      </w:r>
      <w:proofErr w:type="spellStart"/>
      <w:r w:rsidRPr="00B45BBB">
        <w:rPr>
          <w:rFonts w:cs="Times New Roman"/>
          <w:sz w:val="20"/>
          <w:szCs w:val="20"/>
          <w:lang w:val="en-US"/>
        </w:rPr>
        <w:t>restore_best_weights</w:t>
      </w:r>
      <w:proofErr w:type="spellEnd"/>
      <w:r w:rsidRPr="00B45BBB">
        <w:rPr>
          <w:rFonts w:cs="Times New Roman"/>
          <w:sz w:val="20"/>
          <w:szCs w:val="20"/>
          <w:lang w:val="en-US"/>
        </w:rPr>
        <w:t>=True)</w:t>
      </w:r>
    </w:p>
    <w:p w14:paraId="52404442" w14:textId="77777777" w:rsidR="001908DD" w:rsidRPr="00E66F16" w:rsidRDefault="001908DD" w:rsidP="00B45BBB">
      <w:pPr>
        <w:ind w:right="-1"/>
        <w:jc w:val="both"/>
        <w:rPr>
          <w:rFonts w:cs="Times New Roman"/>
          <w:b/>
          <w:bCs/>
          <w:i/>
          <w:iCs/>
          <w:szCs w:val="24"/>
          <w:u w:val="single"/>
          <w:lang w:val="en-US"/>
        </w:rPr>
      </w:pPr>
    </w:p>
    <w:p w14:paraId="14123D04" w14:textId="77777777" w:rsidR="001908DD" w:rsidRPr="00E66F16" w:rsidRDefault="001908DD" w:rsidP="00B45BBB">
      <w:pPr>
        <w:ind w:right="-1"/>
        <w:jc w:val="both"/>
        <w:rPr>
          <w:rFonts w:cs="Times New Roman"/>
          <w:b/>
          <w:bCs/>
          <w:i/>
          <w:iCs/>
          <w:szCs w:val="24"/>
          <w:u w:val="single"/>
          <w:lang w:val="en-US"/>
        </w:rPr>
      </w:pPr>
    </w:p>
    <w:p w14:paraId="2662A938" w14:textId="77777777" w:rsidR="001908DD" w:rsidRPr="00E66F16" w:rsidRDefault="001908DD" w:rsidP="00B45BBB">
      <w:pPr>
        <w:ind w:right="-1"/>
        <w:jc w:val="both"/>
        <w:rPr>
          <w:rFonts w:cs="Times New Roman"/>
          <w:b/>
          <w:bCs/>
          <w:i/>
          <w:iCs/>
          <w:szCs w:val="24"/>
          <w:u w:val="single"/>
          <w:lang w:val="en-US"/>
        </w:rPr>
      </w:pPr>
    </w:p>
    <w:p w14:paraId="270AB87A" w14:textId="77777777" w:rsidR="001908DD" w:rsidRPr="00E66F16" w:rsidRDefault="001908DD" w:rsidP="00B45BBB">
      <w:pPr>
        <w:ind w:right="-1"/>
        <w:jc w:val="both"/>
        <w:rPr>
          <w:rFonts w:cs="Times New Roman"/>
          <w:b/>
          <w:bCs/>
          <w:i/>
          <w:iCs/>
          <w:szCs w:val="24"/>
          <w:u w:val="single"/>
          <w:lang w:val="en-US"/>
        </w:rPr>
      </w:pPr>
    </w:p>
    <w:p w14:paraId="27D75392" w14:textId="32028DE8" w:rsidR="00485842" w:rsidRDefault="005E6EDD" w:rsidP="00B45BBB">
      <w:pPr>
        <w:ind w:right="-1"/>
        <w:jc w:val="both"/>
        <w:rPr>
          <w:rFonts w:cs="Times New Roman"/>
          <w:b/>
          <w:i/>
          <w:szCs w:val="24"/>
          <w:u w:val="single"/>
          <w:lang w:val="es-ES"/>
        </w:rPr>
      </w:pPr>
      <w:r>
        <w:rPr>
          <w:rFonts w:cs="Times New Roman"/>
          <w:b/>
          <w:bCs/>
          <w:i/>
          <w:iCs/>
          <w:szCs w:val="24"/>
          <w:u w:val="single"/>
          <w:lang w:val="es-ES"/>
        </w:rPr>
        <w:t xml:space="preserve">Modelo VGGNet16 con </w:t>
      </w:r>
      <w:r w:rsidR="000F3F03">
        <w:rPr>
          <w:rFonts w:cs="Times New Roman"/>
          <w:b/>
          <w:bCs/>
          <w:i/>
          <w:iCs/>
          <w:szCs w:val="24"/>
          <w:u w:val="single"/>
          <w:lang w:val="es-ES"/>
        </w:rPr>
        <w:t>clasificación binaria</w:t>
      </w:r>
    </w:p>
    <w:p w14:paraId="07CD7680" w14:textId="77777777" w:rsidR="00F65364" w:rsidRDefault="00136605" w:rsidP="00F65364">
      <w:pPr>
        <w:keepNext/>
        <w:ind w:right="-1"/>
        <w:jc w:val="center"/>
      </w:pPr>
      <w:r w:rsidRPr="00136605">
        <w:rPr>
          <w:rFonts w:cs="Times New Roman"/>
          <w:noProof/>
          <w:szCs w:val="24"/>
          <w:lang w:val="es-ES"/>
        </w:rPr>
        <w:drawing>
          <wp:inline distT="0" distB="0" distL="0" distR="0" wp14:anchorId="1027254D" wp14:editId="598E0F26">
            <wp:extent cx="3033864" cy="1373332"/>
            <wp:effectExtent l="19050" t="19050" r="14605" b="17780"/>
            <wp:docPr id="1605131020" name="Picture 160513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2431" cy="1390790"/>
                    </a:xfrm>
                    <a:prstGeom prst="rect">
                      <a:avLst/>
                    </a:prstGeom>
                    <a:ln>
                      <a:solidFill>
                        <a:schemeClr val="tx1"/>
                      </a:solidFill>
                    </a:ln>
                  </pic:spPr>
                </pic:pic>
              </a:graphicData>
            </a:graphic>
          </wp:inline>
        </w:drawing>
      </w:r>
    </w:p>
    <w:p w14:paraId="56C6255B" w14:textId="65CE3F96" w:rsidR="00136605" w:rsidRPr="00B45BBB" w:rsidRDefault="00F65364" w:rsidP="00F65364">
      <w:pPr>
        <w:pStyle w:val="Caption"/>
        <w:jc w:val="center"/>
        <w:rPr>
          <w:rFonts w:cs="Times New Roman"/>
          <w:b/>
          <w:bCs/>
          <w:szCs w:val="24"/>
          <w:u w:val="single"/>
          <w:lang w:val="es-ES"/>
        </w:rPr>
      </w:pPr>
      <w:r>
        <w:t xml:space="preserve">Imagen </w:t>
      </w:r>
      <w:fldSimple w:instr=" SEQ Imagen \* ARABIC ">
        <w:r w:rsidR="007E6E87">
          <w:rPr>
            <w:noProof/>
          </w:rPr>
          <w:t>7</w:t>
        </w:r>
      </w:fldSimple>
      <w:r>
        <w:t xml:space="preserve"> Arquitectura </w:t>
      </w:r>
      <w:proofErr w:type="spellStart"/>
      <w:r>
        <w:t>VGGNet</w:t>
      </w:r>
      <w:proofErr w:type="spellEnd"/>
      <w:r>
        <w:t xml:space="preserve"> 16, explicación gráfica.</w:t>
      </w:r>
    </w:p>
    <w:p w14:paraId="7F34B5F3" w14:textId="77777777" w:rsidR="00F65364" w:rsidRDefault="00C57306" w:rsidP="00F65364">
      <w:pPr>
        <w:keepNext/>
        <w:spacing w:before="240"/>
        <w:ind w:right="-1"/>
        <w:jc w:val="center"/>
      </w:pPr>
      <w:r w:rsidRPr="00C57306">
        <w:rPr>
          <w:rFonts w:cs="Times New Roman"/>
          <w:noProof/>
          <w:szCs w:val="24"/>
        </w:rPr>
        <w:drawing>
          <wp:inline distT="0" distB="0" distL="0" distR="0" wp14:anchorId="2A60166A" wp14:editId="3C150D2D">
            <wp:extent cx="2766197" cy="5585114"/>
            <wp:effectExtent l="19050" t="19050" r="15240" b="15875"/>
            <wp:docPr id="791799193" name="Picture 79179919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9193" name="Picture 1" descr="A screenshot of a computer code&#10;&#10;Description automatically generated"/>
                    <pic:cNvPicPr/>
                  </pic:nvPicPr>
                  <pic:blipFill rotWithShape="1">
                    <a:blip r:embed="rId13"/>
                    <a:srcRect t="961"/>
                    <a:stretch/>
                  </pic:blipFill>
                  <pic:spPr bwMode="auto">
                    <a:xfrm>
                      <a:off x="0" y="0"/>
                      <a:ext cx="2785557" cy="56242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5F133" w14:textId="287BB382" w:rsidR="00C57306" w:rsidRDefault="00F65364" w:rsidP="00F65364">
      <w:pPr>
        <w:pStyle w:val="Caption"/>
        <w:jc w:val="center"/>
        <w:rPr>
          <w:rFonts w:cs="Times New Roman"/>
          <w:szCs w:val="24"/>
        </w:rPr>
      </w:pPr>
      <w:r>
        <w:t xml:space="preserve">Imagen </w:t>
      </w:r>
      <w:fldSimple w:instr=" SEQ Imagen \* ARABIC ">
        <w:r w:rsidR="007E6E87">
          <w:rPr>
            <w:noProof/>
          </w:rPr>
          <w:t>8</w:t>
        </w:r>
      </w:fldSimple>
      <w:r w:rsidRPr="007529D0">
        <w:t xml:space="preserve"> Arquitectura </w:t>
      </w:r>
      <w:proofErr w:type="spellStart"/>
      <w:r w:rsidRPr="007529D0">
        <w:t>VGGNet</w:t>
      </w:r>
      <w:proofErr w:type="spellEnd"/>
      <w:r w:rsidRPr="007529D0">
        <w:t xml:space="preserve"> 16, </w:t>
      </w:r>
      <w:r>
        <w:t xml:space="preserve">vista de la </w:t>
      </w:r>
      <w:r w:rsidR="00C614A5">
        <w:t>arquitectura</w:t>
      </w:r>
      <w:r>
        <w:t xml:space="preserve"> del modelo configurado.</w:t>
      </w:r>
    </w:p>
    <w:p w14:paraId="0ADD6CCC" w14:textId="77777777" w:rsidR="00EA1B3B" w:rsidRPr="00AD047F" w:rsidRDefault="00EA1B3B" w:rsidP="00A84878">
      <w:pPr>
        <w:pStyle w:val="ListParagraph"/>
        <w:numPr>
          <w:ilvl w:val="0"/>
          <w:numId w:val="23"/>
        </w:numPr>
        <w:spacing w:before="240"/>
        <w:ind w:left="284" w:right="-1" w:hanging="295"/>
        <w:rPr>
          <w:rFonts w:cs="Times New Roman"/>
          <w:b/>
          <w:bCs/>
          <w:szCs w:val="24"/>
          <w:lang w:val="es-ES"/>
        </w:rPr>
      </w:pPr>
      <w:r w:rsidRPr="00A84878">
        <w:rPr>
          <w:b/>
          <w:bCs/>
          <w:lang w:val="es-ES"/>
        </w:rPr>
        <w:t>RESULTADOS</w:t>
      </w:r>
      <w:r w:rsidRPr="00AD047F">
        <w:rPr>
          <w:rFonts w:cs="Times New Roman"/>
          <w:b/>
          <w:bCs/>
          <w:szCs w:val="24"/>
          <w:lang w:val="es-ES"/>
        </w:rPr>
        <w:t xml:space="preserve"> </w:t>
      </w:r>
    </w:p>
    <w:p w14:paraId="54BDCDDD" w14:textId="0ECDA6B5" w:rsidR="00BF198B" w:rsidRDefault="00896BFE" w:rsidP="00612345">
      <w:pPr>
        <w:spacing w:before="240"/>
        <w:ind w:left="-11" w:right="-1"/>
        <w:jc w:val="both"/>
        <w:rPr>
          <w:rFonts w:cs="Times New Roman"/>
          <w:szCs w:val="24"/>
        </w:rPr>
      </w:pPr>
      <w:r>
        <w:rPr>
          <w:rFonts w:cs="Times New Roman"/>
          <w:szCs w:val="24"/>
        </w:rPr>
        <w:t>Una vez</w:t>
      </w:r>
      <w:r w:rsidR="00C8434C">
        <w:rPr>
          <w:rFonts w:cs="Times New Roman"/>
          <w:szCs w:val="24"/>
        </w:rPr>
        <w:t xml:space="preserve"> entrena</w:t>
      </w:r>
      <w:r>
        <w:rPr>
          <w:rFonts w:cs="Times New Roman"/>
          <w:szCs w:val="24"/>
        </w:rPr>
        <w:t>do</w:t>
      </w:r>
      <w:r w:rsidR="00C8434C">
        <w:rPr>
          <w:rFonts w:cs="Times New Roman"/>
          <w:szCs w:val="24"/>
        </w:rPr>
        <w:t xml:space="preserve"> el modelo c</w:t>
      </w:r>
      <w:r w:rsidR="00C60FED">
        <w:rPr>
          <w:rFonts w:cs="Times New Roman"/>
          <w:szCs w:val="24"/>
        </w:rPr>
        <w:t xml:space="preserve">on el marco establecido en el </w:t>
      </w:r>
      <w:r w:rsidR="00825B4C">
        <w:rPr>
          <w:rFonts w:cs="Times New Roman"/>
          <w:szCs w:val="24"/>
        </w:rPr>
        <w:t>capítulo</w:t>
      </w:r>
      <w:r w:rsidR="00C60FED">
        <w:rPr>
          <w:rFonts w:cs="Times New Roman"/>
          <w:szCs w:val="24"/>
        </w:rPr>
        <w:t xml:space="preserve"> anterior, se </w:t>
      </w:r>
      <w:r w:rsidR="0028536D">
        <w:rPr>
          <w:rFonts w:cs="Times New Roman"/>
          <w:szCs w:val="24"/>
        </w:rPr>
        <w:t>obt</w:t>
      </w:r>
      <w:r>
        <w:rPr>
          <w:rFonts w:cs="Times New Roman"/>
          <w:szCs w:val="24"/>
        </w:rPr>
        <w:t>ie</w:t>
      </w:r>
      <w:r w:rsidR="0028536D">
        <w:rPr>
          <w:rFonts w:cs="Times New Roman"/>
          <w:szCs w:val="24"/>
        </w:rPr>
        <w:t>ne corte e</w:t>
      </w:r>
      <w:r w:rsidR="00B007F3">
        <w:rPr>
          <w:rFonts w:cs="Times New Roman"/>
          <w:szCs w:val="24"/>
        </w:rPr>
        <w:t xml:space="preserve">n </w:t>
      </w:r>
      <w:proofErr w:type="spellStart"/>
      <w:r w:rsidR="008E235A">
        <w:rPr>
          <w:rFonts w:cs="Times New Roman"/>
          <w:szCs w:val="24"/>
        </w:rPr>
        <w:t>epoch</w:t>
      </w:r>
      <w:proofErr w:type="spellEnd"/>
      <w:r w:rsidR="005C6A61">
        <w:rPr>
          <w:rFonts w:cs="Times New Roman"/>
          <w:szCs w:val="24"/>
        </w:rPr>
        <w:t xml:space="preserve"> 23 por tener activo </w:t>
      </w:r>
      <w:proofErr w:type="spellStart"/>
      <w:r w:rsidR="005C6A61" w:rsidRPr="005C6A61">
        <w:rPr>
          <w:rFonts w:cs="Times New Roman"/>
          <w:szCs w:val="24"/>
        </w:rPr>
        <w:t>EarlyStopping</w:t>
      </w:r>
      <w:proofErr w:type="spellEnd"/>
      <w:r w:rsidR="005C6A61">
        <w:rPr>
          <w:rFonts w:cs="Times New Roman"/>
          <w:szCs w:val="24"/>
        </w:rPr>
        <w:t xml:space="preserve"> en la </w:t>
      </w:r>
      <w:proofErr w:type="spellStart"/>
      <w:r w:rsidR="005C6A61">
        <w:rPr>
          <w:rFonts w:cs="Times New Roman"/>
          <w:szCs w:val="24"/>
        </w:rPr>
        <w:t>métirca</w:t>
      </w:r>
      <w:proofErr w:type="spellEnd"/>
      <w:r w:rsidR="005C6A61">
        <w:rPr>
          <w:rFonts w:cs="Times New Roman"/>
          <w:szCs w:val="24"/>
        </w:rPr>
        <w:t xml:space="preserve"> de </w:t>
      </w:r>
      <w:proofErr w:type="spellStart"/>
      <w:r w:rsidR="005C6A61" w:rsidRPr="005C6A61">
        <w:rPr>
          <w:rFonts w:cs="Times New Roman"/>
          <w:szCs w:val="24"/>
        </w:rPr>
        <w:t>val_loss</w:t>
      </w:r>
      <w:proofErr w:type="spellEnd"/>
      <w:r w:rsidR="00612345">
        <w:rPr>
          <w:rFonts w:cs="Times New Roman"/>
          <w:szCs w:val="24"/>
        </w:rPr>
        <w:t xml:space="preserve">, </w:t>
      </w:r>
      <w:r w:rsidR="004602B8">
        <w:rPr>
          <w:rFonts w:cs="Times New Roman"/>
          <w:szCs w:val="24"/>
        </w:rPr>
        <w:t xml:space="preserve">con </w:t>
      </w:r>
      <w:r w:rsidR="00612345">
        <w:rPr>
          <w:rFonts w:cs="Times New Roman"/>
          <w:szCs w:val="24"/>
        </w:rPr>
        <w:t>esto</w:t>
      </w:r>
      <w:r w:rsidR="004602B8">
        <w:rPr>
          <w:rFonts w:cs="Times New Roman"/>
          <w:szCs w:val="24"/>
        </w:rPr>
        <w:t xml:space="preserve"> se </w:t>
      </w:r>
      <w:r w:rsidR="00C7367D">
        <w:rPr>
          <w:rFonts w:cs="Times New Roman"/>
          <w:szCs w:val="24"/>
        </w:rPr>
        <w:t>evita un</w:t>
      </w:r>
      <w:r w:rsidR="00141077">
        <w:rPr>
          <w:rFonts w:cs="Times New Roman"/>
          <w:szCs w:val="24"/>
        </w:rPr>
        <w:t xml:space="preserve"> sobre aprendizaje del modelo</w:t>
      </w:r>
      <w:r w:rsidR="005C6A61">
        <w:rPr>
          <w:rFonts w:cs="Times New Roman"/>
          <w:szCs w:val="24"/>
        </w:rPr>
        <w:t xml:space="preserve">; es decir, cuando el valor de la perdida es constante </w:t>
      </w:r>
      <w:r w:rsidR="00456D33">
        <w:rPr>
          <w:rFonts w:cs="Times New Roman"/>
          <w:szCs w:val="24"/>
        </w:rPr>
        <w:t xml:space="preserve">y no sufre cambios </w:t>
      </w:r>
      <w:r w:rsidR="00456D33">
        <w:rPr>
          <w:rFonts w:cs="Times New Roman"/>
          <w:szCs w:val="24"/>
        </w:rPr>
        <w:lastRenderedPageBreak/>
        <w:t xml:space="preserve">consecutivos, </w:t>
      </w:r>
      <w:r w:rsidR="005C6A61">
        <w:rPr>
          <w:rFonts w:cs="Times New Roman"/>
          <w:szCs w:val="24"/>
        </w:rPr>
        <w:t>el modelo deja de aprender porque llegó a su máximo</w:t>
      </w:r>
      <w:r w:rsidR="00375182">
        <w:rPr>
          <w:rFonts w:cs="Times New Roman"/>
          <w:szCs w:val="24"/>
        </w:rPr>
        <w:t xml:space="preserve"> en </w:t>
      </w:r>
      <w:proofErr w:type="spellStart"/>
      <w:r w:rsidR="00375182">
        <w:rPr>
          <w:rFonts w:cs="Times New Roman"/>
          <w:szCs w:val="24"/>
        </w:rPr>
        <w:t>epoch</w:t>
      </w:r>
      <w:proofErr w:type="spellEnd"/>
      <w:r w:rsidR="00375182">
        <w:rPr>
          <w:rFonts w:cs="Times New Roman"/>
          <w:szCs w:val="24"/>
        </w:rPr>
        <w:t xml:space="preserve"> 18</w:t>
      </w:r>
      <w:r w:rsidR="00BF198B">
        <w:rPr>
          <w:rFonts w:cs="Times New Roman"/>
          <w:szCs w:val="24"/>
        </w:rPr>
        <w:t xml:space="preserve"> y </w:t>
      </w:r>
      <w:proofErr w:type="spellStart"/>
      <w:r w:rsidR="00BF198B" w:rsidRPr="005C6A61">
        <w:rPr>
          <w:rFonts w:cs="Times New Roman"/>
          <w:szCs w:val="24"/>
        </w:rPr>
        <w:t>EarlyStopping</w:t>
      </w:r>
      <w:proofErr w:type="spellEnd"/>
      <w:r w:rsidR="00BF198B">
        <w:rPr>
          <w:rFonts w:cs="Times New Roman"/>
          <w:szCs w:val="24"/>
        </w:rPr>
        <w:t xml:space="preserve"> hace que se termine el proceso</w:t>
      </w:r>
      <w:r w:rsidR="005C6A61">
        <w:rPr>
          <w:rFonts w:cs="Times New Roman"/>
          <w:szCs w:val="24"/>
        </w:rPr>
        <w:t>.</w:t>
      </w:r>
      <w:r w:rsidR="001575DD">
        <w:rPr>
          <w:rFonts w:cs="Times New Roman"/>
          <w:szCs w:val="24"/>
        </w:rPr>
        <w:t xml:space="preserve"> </w:t>
      </w:r>
    </w:p>
    <w:p w14:paraId="367F3808" w14:textId="77777777" w:rsidR="00C614A5" w:rsidRDefault="007E3BF3" w:rsidP="00C614A5">
      <w:pPr>
        <w:keepNext/>
        <w:spacing w:before="240"/>
        <w:ind w:left="-11" w:right="-1"/>
        <w:jc w:val="center"/>
      </w:pPr>
      <w:r w:rsidRPr="007E3BF3">
        <w:rPr>
          <w:rFonts w:cs="Times New Roman"/>
          <w:noProof/>
          <w:szCs w:val="24"/>
        </w:rPr>
        <w:drawing>
          <wp:inline distT="0" distB="0" distL="0" distR="0" wp14:anchorId="6F498B33" wp14:editId="71CD4FDE">
            <wp:extent cx="3305175" cy="770659"/>
            <wp:effectExtent l="19050" t="19050" r="9525" b="10795"/>
            <wp:docPr id="837978563" name="Picture 83797856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78563" name="Picture 1" descr="A close up of a text&#10;&#10;Description automatically generated"/>
                    <pic:cNvPicPr/>
                  </pic:nvPicPr>
                  <pic:blipFill rotWithShape="1">
                    <a:blip r:embed="rId14"/>
                    <a:srcRect r="3692"/>
                    <a:stretch/>
                  </pic:blipFill>
                  <pic:spPr bwMode="auto">
                    <a:xfrm>
                      <a:off x="0" y="0"/>
                      <a:ext cx="3444401" cy="8031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1BF4C9" w14:textId="060F4D72" w:rsidR="00C60FED" w:rsidRDefault="00C614A5" w:rsidP="00C614A5">
      <w:pPr>
        <w:pStyle w:val="Caption"/>
        <w:jc w:val="center"/>
        <w:rPr>
          <w:rFonts w:cs="Times New Roman"/>
          <w:szCs w:val="24"/>
        </w:rPr>
      </w:pPr>
      <w:r>
        <w:t xml:space="preserve">Imagen </w:t>
      </w:r>
      <w:fldSimple w:instr=" SEQ Imagen \* ARABIC ">
        <w:r w:rsidR="007E6E87">
          <w:rPr>
            <w:noProof/>
          </w:rPr>
          <w:t>9</w:t>
        </w:r>
      </w:fldSimple>
      <w:r>
        <w:t xml:space="preserve"> Histórico de entrenamiento del modelo.</w:t>
      </w:r>
    </w:p>
    <w:p w14:paraId="651C8799" w14:textId="22A6D846" w:rsidR="00014466" w:rsidRPr="00014466" w:rsidRDefault="00014466" w:rsidP="00014466">
      <w:pPr>
        <w:ind w:right="-1"/>
        <w:rPr>
          <w:rFonts w:cs="Times New Roman"/>
          <w:b/>
          <w:bCs/>
          <w:szCs w:val="24"/>
        </w:rPr>
      </w:pPr>
      <w:r>
        <w:rPr>
          <w:rFonts w:cs="Times New Roman"/>
          <w:b/>
          <w:bCs/>
          <w:szCs w:val="24"/>
        </w:rPr>
        <w:t>Validación</w:t>
      </w:r>
    </w:p>
    <w:p w14:paraId="74E577F4" w14:textId="77777777" w:rsidR="00A76CC4" w:rsidRDefault="00065659" w:rsidP="00612345">
      <w:pPr>
        <w:spacing w:before="240"/>
        <w:ind w:right="-1"/>
        <w:jc w:val="both"/>
        <w:rPr>
          <w:rFonts w:cs="Times New Roman"/>
          <w:szCs w:val="24"/>
          <w:lang w:val="es-ES"/>
        </w:rPr>
      </w:pPr>
      <w:r>
        <w:rPr>
          <w:rFonts w:cs="Times New Roman"/>
          <w:szCs w:val="24"/>
          <w:lang w:val="es-ES"/>
        </w:rPr>
        <w:t xml:space="preserve">En la evaluación del modelo con </w:t>
      </w:r>
      <w:r w:rsidR="00D748CA">
        <w:rPr>
          <w:rFonts w:cs="Times New Roman"/>
          <w:szCs w:val="24"/>
          <w:lang w:val="es-ES"/>
        </w:rPr>
        <w:t xml:space="preserve">el segmento de </w:t>
      </w:r>
      <w:r w:rsidR="00503596">
        <w:rPr>
          <w:rFonts w:cs="Times New Roman"/>
          <w:szCs w:val="24"/>
          <w:lang w:val="es-ES"/>
        </w:rPr>
        <w:t xml:space="preserve">imágenes para pruebas se pudo llegar a una </w:t>
      </w:r>
      <w:r w:rsidR="00F82203">
        <w:rPr>
          <w:rFonts w:cs="Times New Roman"/>
          <w:szCs w:val="24"/>
          <w:lang w:val="es-ES"/>
        </w:rPr>
        <w:t>pérdida</w:t>
      </w:r>
      <w:r w:rsidR="00503596">
        <w:rPr>
          <w:rFonts w:cs="Times New Roman"/>
          <w:szCs w:val="24"/>
          <w:lang w:val="es-ES"/>
        </w:rPr>
        <w:t xml:space="preserve"> de</w:t>
      </w:r>
      <w:r w:rsidR="00F82203">
        <w:rPr>
          <w:rFonts w:cs="Times New Roman"/>
          <w:szCs w:val="24"/>
          <w:lang w:val="es-ES"/>
        </w:rPr>
        <w:t xml:space="preserve"> 3.92% y una exactitud del 98.68% siendo buenos rangos para la </w:t>
      </w:r>
      <w:r w:rsidR="00550E17">
        <w:rPr>
          <w:rFonts w:cs="Times New Roman"/>
          <w:szCs w:val="24"/>
          <w:lang w:val="es-ES"/>
        </w:rPr>
        <w:t>predicción</w:t>
      </w:r>
      <w:r w:rsidR="00A76CC4">
        <w:rPr>
          <w:rFonts w:cs="Times New Roman"/>
          <w:szCs w:val="24"/>
          <w:lang w:val="es-ES"/>
        </w:rPr>
        <w:t>.</w:t>
      </w:r>
    </w:p>
    <w:p w14:paraId="4526C097" w14:textId="2237C660" w:rsidR="00C55561" w:rsidRDefault="00A76CC4" w:rsidP="00065659">
      <w:pPr>
        <w:spacing w:before="240"/>
        <w:ind w:right="-1"/>
        <w:rPr>
          <w:rFonts w:cs="Times New Roman"/>
          <w:szCs w:val="24"/>
          <w:lang w:val="es-ES"/>
        </w:rPr>
      </w:pPr>
      <w:r>
        <w:rPr>
          <w:rFonts w:cs="Times New Roman"/>
          <w:szCs w:val="24"/>
          <w:lang w:val="es-ES"/>
        </w:rPr>
        <w:t>A</w:t>
      </w:r>
      <w:r w:rsidR="00F82203">
        <w:rPr>
          <w:rFonts w:cs="Times New Roman"/>
          <w:szCs w:val="24"/>
          <w:lang w:val="es-ES"/>
        </w:rPr>
        <w:t xml:space="preserve"> </w:t>
      </w:r>
      <w:r w:rsidR="00C55561">
        <w:rPr>
          <w:rFonts w:cs="Times New Roman"/>
          <w:szCs w:val="24"/>
          <w:lang w:val="es-ES"/>
        </w:rPr>
        <w:t>continuación,</w:t>
      </w:r>
      <w:r w:rsidR="00F82203">
        <w:rPr>
          <w:rFonts w:cs="Times New Roman"/>
          <w:szCs w:val="24"/>
          <w:lang w:val="es-ES"/>
        </w:rPr>
        <w:t xml:space="preserve"> se muestra l</w:t>
      </w:r>
      <w:r w:rsidR="00550E17">
        <w:rPr>
          <w:rFonts w:cs="Times New Roman"/>
          <w:szCs w:val="24"/>
          <w:lang w:val="es-ES"/>
        </w:rPr>
        <w:t xml:space="preserve">os histogramas para la perdida y </w:t>
      </w:r>
      <w:r w:rsidR="00C55561">
        <w:rPr>
          <w:rFonts w:cs="Times New Roman"/>
          <w:szCs w:val="24"/>
          <w:lang w:val="es-ES"/>
        </w:rPr>
        <w:t>precisión:</w:t>
      </w:r>
    </w:p>
    <w:p w14:paraId="36BEB7EA" w14:textId="77777777" w:rsidR="003B4265" w:rsidRDefault="00C55561" w:rsidP="003B4265">
      <w:pPr>
        <w:keepNext/>
        <w:spacing w:before="240"/>
        <w:ind w:right="-1"/>
        <w:jc w:val="center"/>
      </w:pPr>
      <w:r w:rsidRPr="00C55561">
        <w:rPr>
          <w:rFonts w:cs="Times New Roman"/>
          <w:noProof/>
          <w:szCs w:val="24"/>
          <w:lang w:val="es-ES"/>
        </w:rPr>
        <w:drawing>
          <wp:inline distT="0" distB="0" distL="0" distR="0" wp14:anchorId="5721DA4E" wp14:editId="797BDEFE">
            <wp:extent cx="3220414" cy="1740478"/>
            <wp:effectExtent l="19050" t="19050" r="18415" b="12700"/>
            <wp:docPr id="1270047944" name="Picture 127004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47944" name=""/>
                    <pic:cNvPicPr/>
                  </pic:nvPicPr>
                  <pic:blipFill rotWithShape="1">
                    <a:blip r:embed="rId15"/>
                    <a:srcRect b="2565"/>
                    <a:stretch/>
                  </pic:blipFill>
                  <pic:spPr bwMode="auto">
                    <a:xfrm>
                      <a:off x="0" y="0"/>
                      <a:ext cx="3247226" cy="17549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AD83E1" w14:textId="0D945318" w:rsidR="00C55561" w:rsidRDefault="003B4265" w:rsidP="003B4265">
      <w:pPr>
        <w:pStyle w:val="Caption"/>
        <w:jc w:val="center"/>
        <w:rPr>
          <w:rFonts w:cs="Times New Roman"/>
          <w:szCs w:val="24"/>
          <w:lang w:val="es-ES"/>
        </w:rPr>
      </w:pPr>
      <w:r>
        <w:t xml:space="preserve">Imagen </w:t>
      </w:r>
      <w:fldSimple w:instr=" SEQ Imagen \* ARABIC ">
        <w:r w:rsidR="007E6E87">
          <w:rPr>
            <w:noProof/>
          </w:rPr>
          <w:t>10</w:t>
        </w:r>
      </w:fldSimple>
      <w:r>
        <w:t xml:space="preserve"> Histograma de la pérdida.</w:t>
      </w:r>
    </w:p>
    <w:p w14:paraId="2FB7F3C9" w14:textId="77777777" w:rsidR="002C677C" w:rsidRDefault="00A76CC4" w:rsidP="002C677C">
      <w:pPr>
        <w:keepNext/>
        <w:spacing w:before="240"/>
        <w:ind w:right="-1"/>
        <w:jc w:val="center"/>
      </w:pPr>
      <w:r w:rsidRPr="00A76CC4">
        <w:rPr>
          <w:rFonts w:cs="Times New Roman"/>
          <w:noProof/>
          <w:szCs w:val="24"/>
          <w:lang w:val="es-ES"/>
        </w:rPr>
        <w:drawing>
          <wp:inline distT="0" distB="0" distL="0" distR="0" wp14:anchorId="6F157143" wp14:editId="03052400">
            <wp:extent cx="3222000" cy="1754975"/>
            <wp:effectExtent l="19050" t="19050" r="16510" b="17145"/>
            <wp:docPr id="1444925865" name="Picture 144492586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5865" name="Picture 1" descr="A graph with blue and orange lines&#10;&#10;Description automatically generated"/>
                    <pic:cNvPicPr/>
                  </pic:nvPicPr>
                  <pic:blipFill rotWithShape="1">
                    <a:blip r:embed="rId16"/>
                    <a:srcRect b="1947"/>
                    <a:stretch/>
                  </pic:blipFill>
                  <pic:spPr bwMode="auto">
                    <a:xfrm>
                      <a:off x="0" y="0"/>
                      <a:ext cx="3222000" cy="17549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9DBC5E" w14:textId="409230F6" w:rsidR="003367E1" w:rsidRPr="00AD047F" w:rsidRDefault="002C677C" w:rsidP="002C677C">
      <w:pPr>
        <w:pStyle w:val="Caption"/>
        <w:jc w:val="center"/>
        <w:rPr>
          <w:rFonts w:cs="Times New Roman"/>
          <w:szCs w:val="24"/>
          <w:lang w:val="es-ES"/>
        </w:rPr>
      </w:pPr>
      <w:r>
        <w:t xml:space="preserve">Imagen </w:t>
      </w:r>
      <w:fldSimple w:instr=" SEQ Imagen \* ARABIC ">
        <w:r w:rsidR="007E6E87">
          <w:rPr>
            <w:noProof/>
          </w:rPr>
          <w:t>11</w:t>
        </w:r>
      </w:fldSimple>
      <w:r>
        <w:t xml:space="preserve"> Histograma de precisión.</w:t>
      </w:r>
    </w:p>
    <w:p w14:paraId="0AB8026E" w14:textId="77777777" w:rsidR="002F16B8" w:rsidRDefault="002F16B8" w:rsidP="00014466">
      <w:pPr>
        <w:ind w:right="-1"/>
        <w:rPr>
          <w:rFonts w:cs="Times New Roman"/>
          <w:b/>
          <w:bCs/>
          <w:szCs w:val="24"/>
        </w:rPr>
      </w:pPr>
    </w:p>
    <w:p w14:paraId="02C29A82" w14:textId="6A10346C" w:rsidR="00014466" w:rsidRPr="00014466" w:rsidRDefault="00014466" w:rsidP="00014466">
      <w:pPr>
        <w:ind w:right="-1"/>
        <w:rPr>
          <w:rFonts w:cs="Times New Roman"/>
          <w:b/>
          <w:bCs/>
          <w:szCs w:val="24"/>
        </w:rPr>
      </w:pPr>
      <w:r>
        <w:rPr>
          <w:rFonts w:cs="Times New Roman"/>
          <w:b/>
          <w:bCs/>
          <w:szCs w:val="24"/>
        </w:rPr>
        <w:t>Predicción</w:t>
      </w:r>
    </w:p>
    <w:p w14:paraId="6999AEFC" w14:textId="77777777" w:rsidR="00060DEE" w:rsidRDefault="00F0191B" w:rsidP="00CD3F8C">
      <w:pPr>
        <w:spacing w:before="240"/>
        <w:ind w:right="-1"/>
        <w:jc w:val="both"/>
        <w:rPr>
          <w:rFonts w:cs="Times New Roman"/>
          <w:szCs w:val="24"/>
          <w:lang w:val="es-ES"/>
        </w:rPr>
      </w:pPr>
      <w:r>
        <w:rPr>
          <w:rFonts w:cs="Times New Roman"/>
          <w:szCs w:val="24"/>
          <w:lang w:val="es-ES"/>
        </w:rPr>
        <w:t xml:space="preserve">Culminada las fases anteriores se dispone de un modelo entrenado y dispuesto a dar predicciones </w:t>
      </w:r>
      <w:r w:rsidR="004C1463">
        <w:rPr>
          <w:rFonts w:cs="Times New Roman"/>
          <w:szCs w:val="24"/>
          <w:lang w:val="es-ES"/>
        </w:rPr>
        <w:t xml:space="preserve">con una exactitud del 98%, esto quiere decir que es capaz de identificar </w:t>
      </w:r>
      <w:r w:rsidR="00DD3545">
        <w:rPr>
          <w:rFonts w:cs="Times New Roman"/>
          <w:szCs w:val="24"/>
          <w:lang w:val="es-ES"/>
        </w:rPr>
        <w:t xml:space="preserve">si existe o no tumor en una </w:t>
      </w:r>
      <w:r w:rsidR="004C1463">
        <w:rPr>
          <w:rFonts w:cs="Times New Roman"/>
          <w:szCs w:val="24"/>
          <w:lang w:val="es-ES"/>
        </w:rPr>
        <w:t xml:space="preserve">RX </w:t>
      </w:r>
      <w:r w:rsidR="00DD3545">
        <w:rPr>
          <w:rFonts w:cs="Times New Roman"/>
          <w:szCs w:val="24"/>
          <w:lang w:val="es-ES"/>
        </w:rPr>
        <w:t>Cerebral</w:t>
      </w:r>
      <w:r w:rsidR="008D4628">
        <w:rPr>
          <w:rFonts w:cs="Times New Roman"/>
          <w:szCs w:val="24"/>
          <w:lang w:val="es-ES"/>
        </w:rPr>
        <w:t>.</w:t>
      </w:r>
    </w:p>
    <w:p w14:paraId="50A5CCCF" w14:textId="3C3D78EB" w:rsidR="00183C96" w:rsidRDefault="008D4628" w:rsidP="00CD3F8C">
      <w:pPr>
        <w:spacing w:before="240"/>
        <w:ind w:right="-1"/>
        <w:jc w:val="both"/>
        <w:rPr>
          <w:rFonts w:cs="Times New Roman"/>
          <w:szCs w:val="24"/>
          <w:lang w:val="es-ES"/>
        </w:rPr>
      </w:pPr>
      <w:r>
        <w:rPr>
          <w:rFonts w:cs="Times New Roman"/>
          <w:szCs w:val="24"/>
          <w:lang w:val="es-ES"/>
        </w:rPr>
        <w:t>Para validar lo dicho se toma l</w:t>
      </w:r>
      <w:r w:rsidR="00221BD6">
        <w:rPr>
          <w:rFonts w:cs="Times New Roman"/>
          <w:szCs w:val="24"/>
          <w:lang w:val="es-ES"/>
        </w:rPr>
        <w:t xml:space="preserve">as 58 imágenes separadas al inicio del </w:t>
      </w:r>
      <w:r w:rsidR="00060DEE">
        <w:rPr>
          <w:rFonts w:cs="Times New Roman"/>
          <w:szCs w:val="24"/>
          <w:lang w:val="es-ES"/>
        </w:rPr>
        <w:t>ejercicio</w:t>
      </w:r>
      <w:r w:rsidR="001D1A2E">
        <w:rPr>
          <w:rFonts w:cs="Times New Roman"/>
          <w:szCs w:val="24"/>
          <w:lang w:val="es-ES"/>
        </w:rPr>
        <w:t xml:space="preserve">, el </w:t>
      </w:r>
      <w:r w:rsidR="00060DEE">
        <w:rPr>
          <w:rFonts w:cs="Times New Roman"/>
          <w:szCs w:val="24"/>
          <w:lang w:val="es-ES"/>
        </w:rPr>
        <w:t>modelo</w:t>
      </w:r>
      <w:r w:rsidR="00007E5B">
        <w:rPr>
          <w:rFonts w:cs="Times New Roman"/>
          <w:szCs w:val="24"/>
          <w:lang w:val="es-ES"/>
        </w:rPr>
        <w:t xml:space="preserve"> las recibe</w:t>
      </w:r>
      <w:r w:rsidR="00060DEE">
        <w:rPr>
          <w:rFonts w:cs="Times New Roman"/>
          <w:szCs w:val="24"/>
          <w:lang w:val="es-ES"/>
        </w:rPr>
        <w:t xml:space="preserve"> para </w:t>
      </w:r>
      <w:r w:rsidR="00007E5B">
        <w:rPr>
          <w:rFonts w:cs="Times New Roman"/>
          <w:szCs w:val="24"/>
          <w:lang w:val="es-ES"/>
        </w:rPr>
        <w:t>predecir si</w:t>
      </w:r>
      <w:r w:rsidR="00650989">
        <w:rPr>
          <w:rFonts w:cs="Times New Roman"/>
          <w:szCs w:val="24"/>
          <w:lang w:val="es-ES"/>
        </w:rPr>
        <w:t xml:space="preserve"> tienen o no tumo</w:t>
      </w:r>
      <w:r w:rsidR="00007E5B">
        <w:rPr>
          <w:rFonts w:cs="Times New Roman"/>
          <w:szCs w:val="24"/>
          <w:lang w:val="es-ES"/>
        </w:rPr>
        <w:t xml:space="preserve">r, al final se hace una comparación con la matriz </w:t>
      </w:r>
      <w:r w:rsidR="00B53A75">
        <w:rPr>
          <w:rFonts w:cs="Times New Roman"/>
          <w:szCs w:val="24"/>
          <w:lang w:val="es-ES"/>
        </w:rPr>
        <w:t xml:space="preserve">del archivo </w:t>
      </w:r>
      <w:proofErr w:type="spellStart"/>
      <w:r w:rsidR="00007E5B">
        <w:rPr>
          <w:rFonts w:cs="Times New Roman"/>
          <w:szCs w:val="24"/>
          <w:lang w:val="es-ES"/>
        </w:rPr>
        <w:t>csv</w:t>
      </w:r>
      <w:proofErr w:type="spellEnd"/>
      <w:r w:rsidR="00007E5B">
        <w:rPr>
          <w:rFonts w:cs="Times New Roman"/>
          <w:szCs w:val="24"/>
          <w:lang w:val="es-ES"/>
        </w:rPr>
        <w:t xml:space="preserve"> </w:t>
      </w:r>
      <w:r w:rsidR="003D4622">
        <w:rPr>
          <w:rFonts w:cs="Times New Roman"/>
          <w:szCs w:val="24"/>
          <w:lang w:val="es-ES"/>
        </w:rPr>
        <w:t>el</w:t>
      </w:r>
      <w:r w:rsidR="00E2332A">
        <w:rPr>
          <w:rFonts w:cs="Times New Roman"/>
          <w:szCs w:val="24"/>
          <w:lang w:val="es-ES"/>
        </w:rPr>
        <w:t xml:space="preserve"> cual contiene datos clasificatorios previos.</w:t>
      </w:r>
    </w:p>
    <w:p w14:paraId="7EAE2CC3" w14:textId="099932A4" w:rsidR="00014466" w:rsidRDefault="00183C96" w:rsidP="00014466">
      <w:pPr>
        <w:spacing w:before="240"/>
        <w:ind w:right="-1"/>
        <w:rPr>
          <w:rFonts w:cs="Times New Roman"/>
          <w:szCs w:val="24"/>
          <w:lang w:val="es-ES"/>
        </w:rPr>
      </w:pPr>
      <w:r>
        <w:rPr>
          <w:rFonts w:cs="Times New Roman"/>
          <w:szCs w:val="24"/>
          <w:lang w:val="es-ES"/>
        </w:rPr>
        <w:t>A continuación, se muestra gráfica de la curva ROC la cual nos muestra el resultado de la exactitud predicción realizada en estas 58 imágenes.</w:t>
      </w:r>
    </w:p>
    <w:p w14:paraId="5EBD962D" w14:textId="77777777" w:rsidR="007E6E87" w:rsidRDefault="00183C96" w:rsidP="007E6E87">
      <w:pPr>
        <w:keepNext/>
        <w:spacing w:before="240"/>
        <w:ind w:right="-1"/>
        <w:jc w:val="center"/>
      </w:pPr>
      <w:r w:rsidRPr="00183C96">
        <w:rPr>
          <w:rFonts w:cs="Times New Roman"/>
          <w:noProof/>
          <w:szCs w:val="24"/>
          <w:lang w:val="es-ES"/>
        </w:rPr>
        <w:drawing>
          <wp:inline distT="0" distB="0" distL="0" distR="0" wp14:anchorId="5C3F7119" wp14:editId="00253CE1">
            <wp:extent cx="3222000" cy="1747018"/>
            <wp:effectExtent l="19050" t="19050" r="16510" b="24765"/>
            <wp:docPr id="970234959" name="Picture 970234959"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4959" name="Picture 1" descr="A graph with a line and a point&#10;&#10;Description automatically generated with medium confidence"/>
                    <pic:cNvPicPr/>
                  </pic:nvPicPr>
                  <pic:blipFill>
                    <a:blip r:embed="rId17"/>
                    <a:stretch>
                      <a:fillRect/>
                    </a:stretch>
                  </pic:blipFill>
                  <pic:spPr>
                    <a:xfrm>
                      <a:off x="0" y="0"/>
                      <a:ext cx="3222000" cy="17470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6FC815E" w14:textId="39FF2FBA" w:rsidR="0059314A" w:rsidRPr="00B45BBB" w:rsidRDefault="007E6E87" w:rsidP="007E6E87">
      <w:pPr>
        <w:pStyle w:val="Caption"/>
        <w:jc w:val="center"/>
        <w:rPr>
          <w:rFonts w:cs="Times New Roman"/>
          <w:szCs w:val="24"/>
          <w:lang w:val="es-ES"/>
        </w:rPr>
      </w:pPr>
      <w:r>
        <w:t xml:space="preserve">Imagen </w:t>
      </w:r>
      <w:fldSimple w:instr=" SEQ Imagen \* ARABIC ">
        <w:r>
          <w:rPr>
            <w:noProof/>
          </w:rPr>
          <w:t>12</w:t>
        </w:r>
      </w:fldSimple>
      <w:r>
        <w:t xml:space="preserve"> Histograma curva ROC</w:t>
      </w:r>
    </w:p>
    <w:p w14:paraId="3D6E2B27" w14:textId="77777777" w:rsidR="0059314A" w:rsidRDefault="0059314A" w:rsidP="00A84878">
      <w:pPr>
        <w:pStyle w:val="ListParagraph"/>
        <w:numPr>
          <w:ilvl w:val="0"/>
          <w:numId w:val="23"/>
        </w:numPr>
        <w:spacing w:before="240"/>
        <w:ind w:left="284" w:right="-1" w:hanging="295"/>
        <w:rPr>
          <w:rFonts w:cs="Times New Roman"/>
          <w:szCs w:val="24"/>
        </w:rPr>
      </w:pPr>
      <w:r w:rsidRPr="00A84878">
        <w:rPr>
          <w:b/>
          <w:bCs/>
          <w:lang w:val="es-ES"/>
        </w:rPr>
        <w:t>DISCUSIÓN</w:t>
      </w:r>
      <w:r w:rsidRPr="00AD047F">
        <w:rPr>
          <w:rFonts w:cs="Times New Roman"/>
          <w:szCs w:val="24"/>
        </w:rPr>
        <w:t xml:space="preserve"> </w:t>
      </w:r>
    </w:p>
    <w:p w14:paraId="6313DBD7" w14:textId="677750E1" w:rsidR="001908DD" w:rsidRDefault="00DD7864" w:rsidP="002719DA">
      <w:pPr>
        <w:spacing w:before="240"/>
        <w:ind w:right="-1"/>
        <w:jc w:val="both"/>
        <w:rPr>
          <w:rFonts w:cs="Times New Roman"/>
          <w:szCs w:val="24"/>
        </w:rPr>
      </w:pPr>
      <w:r w:rsidRPr="00DD7864">
        <w:rPr>
          <w:rFonts w:cs="Times New Roman"/>
          <w:szCs w:val="24"/>
        </w:rPr>
        <w:t>Según el estudio realizado en 202</w:t>
      </w:r>
      <w:r w:rsidR="00C7452E">
        <w:rPr>
          <w:rFonts w:cs="Times New Roman"/>
          <w:szCs w:val="24"/>
        </w:rPr>
        <w:t>0</w:t>
      </w:r>
      <w:r w:rsidRPr="00DD7864">
        <w:rPr>
          <w:rFonts w:cs="Times New Roman"/>
          <w:szCs w:val="24"/>
        </w:rPr>
        <w:t xml:space="preserve"> por </w:t>
      </w:r>
      <w:proofErr w:type="spellStart"/>
      <w:r w:rsidR="00A52C34" w:rsidRPr="00A52C34">
        <w:rPr>
          <w:rFonts w:cs="Times New Roman"/>
          <w:szCs w:val="24"/>
        </w:rPr>
        <w:t>Ejaz</w:t>
      </w:r>
      <w:proofErr w:type="spellEnd"/>
      <w:r w:rsidR="00A52C34" w:rsidRPr="00A52C34">
        <w:rPr>
          <w:rFonts w:cs="Times New Roman"/>
          <w:szCs w:val="24"/>
        </w:rPr>
        <w:t xml:space="preserve"> </w:t>
      </w:r>
      <w:proofErr w:type="spellStart"/>
      <w:r w:rsidR="00A52C34" w:rsidRPr="00A52C34">
        <w:rPr>
          <w:rFonts w:cs="Times New Roman"/>
          <w:szCs w:val="24"/>
        </w:rPr>
        <w:t>Ul</w:t>
      </w:r>
      <w:proofErr w:type="spellEnd"/>
      <w:r w:rsidR="00A52C34" w:rsidRPr="00A52C34">
        <w:rPr>
          <w:rFonts w:cs="Times New Roman"/>
          <w:szCs w:val="24"/>
        </w:rPr>
        <w:t xml:space="preserve"> </w:t>
      </w:r>
      <w:proofErr w:type="spellStart"/>
      <w:r w:rsidR="00A52C34" w:rsidRPr="00A52C34">
        <w:rPr>
          <w:rFonts w:cs="Times New Roman"/>
          <w:szCs w:val="24"/>
        </w:rPr>
        <w:t>Haq</w:t>
      </w:r>
      <w:proofErr w:type="spellEnd"/>
      <w:r w:rsidR="00A52C34" w:rsidRPr="00A52C34">
        <w:rPr>
          <w:rFonts w:cs="Times New Roman"/>
          <w:szCs w:val="24"/>
        </w:rPr>
        <w:t xml:space="preserve">, Huang </w:t>
      </w:r>
      <w:proofErr w:type="spellStart"/>
      <w:r w:rsidR="00A52C34" w:rsidRPr="00A52C34">
        <w:rPr>
          <w:rFonts w:cs="Times New Roman"/>
          <w:szCs w:val="24"/>
        </w:rPr>
        <w:t>Jianjun</w:t>
      </w:r>
      <w:proofErr w:type="spellEnd"/>
      <w:r w:rsidR="00A52C34" w:rsidRPr="00A52C34">
        <w:rPr>
          <w:rFonts w:cs="Times New Roman"/>
          <w:szCs w:val="24"/>
        </w:rPr>
        <w:t xml:space="preserve">, Kang Li, </w:t>
      </w:r>
      <w:proofErr w:type="spellStart"/>
      <w:r w:rsidR="00A52C34" w:rsidRPr="00A52C34">
        <w:rPr>
          <w:rFonts w:cs="Times New Roman"/>
          <w:szCs w:val="24"/>
        </w:rPr>
        <w:t>Hafeez</w:t>
      </w:r>
      <w:proofErr w:type="spellEnd"/>
      <w:r w:rsidR="00A52C34" w:rsidRPr="00A52C34">
        <w:rPr>
          <w:rFonts w:cs="Times New Roman"/>
          <w:szCs w:val="24"/>
        </w:rPr>
        <w:t xml:space="preserve"> </w:t>
      </w:r>
      <w:proofErr w:type="spellStart"/>
      <w:r w:rsidR="00A52C34" w:rsidRPr="00A52C34">
        <w:rPr>
          <w:rFonts w:cs="Times New Roman"/>
          <w:szCs w:val="24"/>
        </w:rPr>
        <w:t>Ul</w:t>
      </w:r>
      <w:proofErr w:type="spellEnd"/>
      <w:r w:rsidR="00A52C34" w:rsidRPr="00A52C34">
        <w:rPr>
          <w:rFonts w:cs="Times New Roman"/>
          <w:szCs w:val="24"/>
        </w:rPr>
        <w:t xml:space="preserve"> </w:t>
      </w:r>
      <w:proofErr w:type="spellStart"/>
      <w:r w:rsidR="00A52C34" w:rsidRPr="00A52C34">
        <w:rPr>
          <w:rFonts w:cs="Times New Roman"/>
          <w:szCs w:val="24"/>
        </w:rPr>
        <w:t>Haq</w:t>
      </w:r>
      <w:proofErr w:type="spellEnd"/>
      <w:r w:rsidR="00A52C34" w:rsidRPr="00A52C34">
        <w:rPr>
          <w:rFonts w:cs="Times New Roman"/>
          <w:szCs w:val="24"/>
        </w:rPr>
        <w:t xml:space="preserve"> &amp; </w:t>
      </w:r>
      <w:proofErr w:type="spellStart"/>
      <w:r w:rsidR="00A52C34" w:rsidRPr="00A52C34">
        <w:rPr>
          <w:rFonts w:cs="Times New Roman"/>
          <w:szCs w:val="24"/>
        </w:rPr>
        <w:t>Tijiang</w:t>
      </w:r>
      <w:proofErr w:type="spellEnd"/>
      <w:r w:rsidR="00A52C34" w:rsidRPr="00A52C34">
        <w:rPr>
          <w:rFonts w:cs="Times New Roman"/>
          <w:szCs w:val="24"/>
        </w:rPr>
        <w:t xml:space="preserve"> Zhang </w:t>
      </w:r>
      <w:r w:rsidRPr="00DD7864">
        <w:rPr>
          <w:rFonts w:cs="Times New Roman"/>
          <w:szCs w:val="24"/>
        </w:rPr>
        <w:t>(</w:t>
      </w:r>
      <w:r w:rsidR="008653C2" w:rsidRPr="00DD7864">
        <w:rPr>
          <w:rFonts w:cs="Times New Roman"/>
          <w:szCs w:val="24"/>
        </w:rPr>
        <w:t>"</w:t>
      </w:r>
      <w:proofErr w:type="spellStart"/>
      <w:r w:rsidR="00A52C34" w:rsidRPr="00A52C34">
        <w:rPr>
          <w:rFonts w:cs="Times New Roman"/>
          <w:szCs w:val="24"/>
        </w:rPr>
        <w:t>An</w:t>
      </w:r>
      <w:proofErr w:type="spellEnd"/>
      <w:r w:rsidR="00A52C34" w:rsidRPr="00A52C34">
        <w:rPr>
          <w:rFonts w:cs="Times New Roman"/>
          <w:szCs w:val="24"/>
        </w:rPr>
        <w:t xml:space="preserve"> MRI-</w:t>
      </w:r>
      <w:proofErr w:type="spellStart"/>
      <w:r w:rsidR="00A52C34" w:rsidRPr="00A52C34">
        <w:rPr>
          <w:rFonts w:cs="Times New Roman"/>
          <w:szCs w:val="24"/>
        </w:rPr>
        <w:t>based</w:t>
      </w:r>
      <w:proofErr w:type="spellEnd"/>
      <w:r w:rsidR="00A52C34" w:rsidRPr="00A52C34">
        <w:rPr>
          <w:rFonts w:cs="Times New Roman"/>
          <w:szCs w:val="24"/>
        </w:rPr>
        <w:t xml:space="preserve"> </w:t>
      </w:r>
      <w:proofErr w:type="spellStart"/>
      <w:r w:rsidR="00A52C34" w:rsidRPr="00A52C34">
        <w:rPr>
          <w:rFonts w:cs="Times New Roman"/>
          <w:szCs w:val="24"/>
        </w:rPr>
        <w:t>deep</w:t>
      </w:r>
      <w:proofErr w:type="spellEnd"/>
      <w:r w:rsidR="00A52C34" w:rsidRPr="00A52C34">
        <w:rPr>
          <w:rFonts w:cs="Times New Roman"/>
          <w:szCs w:val="24"/>
        </w:rPr>
        <w:t xml:space="preserve"> </w:t>
      </w:r>
      <w:proofErr w:type="spellStart"/>
      <w:r w:rsidR="00A52C34" w:rsidRPr="00A52C34">
        <w:rPr>
          <w:rFonts w:cs="Times New Roman"/>
          <w:szCs w:val="24"/>
        </w:rPr>
        <w:t>learning</w:t>
      </w:r>
      <w:proofErr w:type="spellEnd"/>
      <w:r w:rsidR="00A52C34" w:rsidRPr="00A52C34">
        <w:rPr>
          <w:rFonts w:cs="Times New Roman"/>
          <w:szCs w:val="24"/>
        </w:rPr>
        <w:t xml:space="preserve"> </w:t>
      </w:r>
      <w:proofErr w:type="spellStart"/>
      <w:r w:rsidR="00A52C34" w:rsidRPr="00A52C34">
        <w:rPr>
          <w:rFonts w:cs="Times New Roman"/>
          <w:szCs w:val="24"/>
        </w:rPr>
        <w:t>approach</w:t>
      </w:r>
      <w:proofErr w:type="spellEnd"/>
      <w:r w:rsidR="00A52C34" w:rsidRPr="00A52C34">
        <w:rPr>
          <w:rFonts w:cs="Times New Roman"/>
          <w:szCs w:val="24"/>
        </w:rPr>
        <w:t xml:space="preserve"> </w:t>
      </w:r>
      <w:proofErr w:type="spellStart"/>
      <w:r w:rsidR="00A52C34" w:rsidRPr="00A52C34">
        <w:rPr>
          <w:rFonts w:cs="Times New Roman"/>
          <w:szCs w:val="24"/>
        </w:rPr>
        <w:t>for</w:t>
      </w:r>
      <w:proofErr w:type="spellEnd"/>
      <w:r w:rsidR="00A52C34" w:rsidRPr="00A52C34">
        <w:rPr>
          <w:rFonts w:cs="Times New Roman"/>
          <w:szCs w:val="24"/>
        </w:rPr>
        <w:t xml:space="preserve"> </w:t>
      </w:r>
      <w:proofErr w:type="spellStart"/>
      <w:r w:rsidR="00A52C34" w:rsidRPr="00A52C34">
        <w:rPr>
          <w:rFonts w:cs="Times New Roman"/>
          <w:szCs w:val="24"/>
        </w:rPr>
        <w:t>efficient</w:t>
      </w:r>
      <w:proofErr w:type="spellEnd"/>
      <w:r w:rsidR="00A52C34" w:rsidRPr="00A52C34">
        <w:rPr>
          <w:rFonts w:cs="Times New Roman"/>
          <w:szCs w:val="24"/>
        </w:rPr>
        <w:t xml:space="preserve"> </w:t>
      </w:r>
      <w:proofErr w:type="spellStart"/>
      <w:r w:rsidR="00A52C34" w:rsidRPr="00A52C34">
        <w:rPr>
          <w:rFonts w:cs="Times New Roman"/>
          <w:szCs w:val="24"/>
        </w:rPr>
        <w:t>classification</w:t>
      </w:r>
      <w:proofErr w:type="spellEnd"/>
      <w:r w:rsidR="00A52C34" w:rsidRPr="00A52C34">
        <w:rPr>
          <w:rFonts w:cs="Times New Roman"/>
          <w:szCs w:val="24"/>
        </w:rPr>
        <w:t xml:space="preserve"> </w:t>
      </w:r>
      <w:proofErr w:type="spellStart"/>
      <w:r w:rsidR="00A52C34" w:rsidRPr="00A52C34">
        <w:rPr>
          <w:rFonts w:cs="Times New Roman"/>
          <w:szCs w:val="24"/>
        </w:rPr>
        <w:t>of</w:t>
      </w:r>
      <w:proofErr w:type="spellEnd"/>
      <w:r w:rsidR="00A52C34" w:rsidRPr="00A52C34">
        <w:rPr>
          <w:rFonts w:cs="Times New Roman"/>
          <w:szCs w:val="24"/>
        </w:rPr>
        <w:t xml:space="preserve"> </w:t>
      </w:r>
      <w:proofErr w:type="spellStart"/>
      <w:r w:rsidR="00A52C34" w:rsidRPr="00A52C34">
        <w:rPr>
          <w:rFonts w:cs="Times New Roman"/>
          <w:szCs w:val="24"/>
        </w:rPr>
        <w:t>brain</w:t>
      </w:r>
      <w:proofErr w:type="spellEnd"/>
      <w:r w:rsidR="00A52C34" w:rsidRPr="00A52C34">
        <w:rPr>
          <w:rFonts w:cs="Times New Roman"/>
          <w:szCs w:val="24"/>
        </w:rPr>
        <w:t xml:space="preserve"> </w:t>
      </w:r>
      <w:proofErr w:type="spellStart"/>
      <w:r w:rsidR="00A52C34" w:rsidRPr="00A52C34">
        <w:rPr>
          <w:rFonts w:cs="Times New Roman"/>
          <w:szCs w:val="24"/>
        </w:rPr>
        <w:t>tumors</w:t>
      </w:r>
      <w:proofErr w:type="spellEnd"/>
      <w:r w:rsidR="008653C2" w:rsidRPr="00DD7864">
        <w:rPr>
          <w:rFonts w:cs="Times New Roman"/>
          <w:szCs w:val="24"/>
        </w:rPr>
        <w:t>")</w:t>
      </w:r>
      <w:sdt>
        <w:sdtPr>
          <w:rPr>
            <w:rFonts w:cs="Times New Roman"/>
            <w:szCs w:val="24"/>
          </w:rPr>
          <w:id w:val="878204135"/>
          <w:citation/>
        </w:sdtPr>
        <w:sdtEndPr/>
        <w:sdtContent>
          <w:r w:rsidR="002B051B">
            <w:rPr>
              <w:rFonts w:cs="Times New Roman"/>
              <w:szCs w:val="24"/>
            </w:rPr>
            <w:fldChar w:fldCharType="begin"/>
          </w:r>
          <w:r w:rsidR="002B051B" w:rsidRPr="002B051B">
            <w:rPr>
              <w:rFonts w:cs="Times New Roman"/>
              <w:szCs w:val="24"/>
              <w:lang w:val="es-ES"/>
            </w:rPr>
            <w:instrText xml:space="preserve"> CITATION Haq23 \l 1033 </w:instrText>
          </w:r>
          <w:r w:rsidR="002B051B">
            <w:rPr>
              <w:rFonts w:cs="Times New Roman"/>
              <w:szCs w:val="24"/>
            </w:rPr>
            <w:fldChar w:fldCharType="separate"/>
          </w:r>
          <w:r w:rsidR="0059151C">
            <w:rPr>
              <w:rFonts w:cs="Times New Roman"/>
              <w:noProof/>
              <w:szCs w:val="24"/>
              <w:lang w:val="es-ES"/>
            </w:rPr>
            <w:t xml:space="preserve"> </w:t>
          </w:r>
          <w:r w:rsidR="0059151C" w:rsidRPr="0059151C">
            <w:rPr>
              <w:rFonts w:cs="Times New Roman"/>
              <w:noProof/>
              <w:szCs w:val="24"/>
              <w:lang w:val="es-ES"/>
            </w:rPr>
            <w:t>[17]</w:t>
          </w:r>
          <w:r w:rsidR="002B051B">
            <w:rPr>
              <w:rFonts w:cs="Times New Roman"/>
              <w:szCs w:val="24"/>
            </w:rPr>
            <w:fldChar w:fldCharType="end"/>
          </w:r>
        </w:sdtContent>
      </w:sdt>
      <w:r w:rsidR="008653C2" w:rsidRPr="00DD7864">
        <w:rPr>
          <w:rFonts w:cs="Times New Roman"/>
          <w:szCs w:val="24"/>
        </w:rPr>
        <w:t xml:space="preserve"> </w:t>
      </w:r>
      <w:r w:rsidR="00A52C34">
        <w:rPr>
          <w:rFonts w:cs="Times New Roman"/>
          <w:szCs w:val="24"/>
        </w:rPr>
        <w:t xml:space="preserve">el cual </w:t>
      </w:r>
      <w:r w:rsidR="008653C2" w:rsidRPr="008653C2">
        <w:rPr>
          <w:rFonts w:cs="Times New Roman"/>
          <w:szCs w:val="24"/>
        </w:rPr>
        <w:t>se centró en la detección y diagnóstico de tumores cerebrales utilizando</w:t>
      </w:r>
      <w:r w:rsidR="002F16B8">
        <w:rPr>
          <w:rFonts w:cs="Times New Roman"/>
          <w:szCs w:val="24"/>
        </w:rPr>
        <w:t xml:space="preserve"> </w:t>
      </w:r>
      <w:r w:rsidR="008653C2" w:rsidRPr="008653C2">
        <w:rPr>
          <w:rFonts w:cs="Times New Roman"/>
          <w:szCs w:val="24"/>
        </w:rPr>
        <w:t>escaneos de resonancia magnética (MRI</w:t>
      </w:r>
      <w:r w:rsidR="00742E8A">
        <w:rPr>
          <w:rStyle w:val="FootnoteReference"/>
          <w:rFonts w:cs="Times New Roman"/>
          <w:szCs w:val="24"/>
        </w:rPr>
        <w:footnoteReference w:id="12"/>
      </w:r>
      <w:r w:rsidR="008653C2" w:rsidRPr="008653C2">
        <w:rPr>
          <w:rFonts w:cs="Times New Roman"/>
          <w:szCs w:val="24"/>
        </w:rPr>
        <w:t>) y redes neuronales convolucionales</w:t>
      </w:r>
      <w:r w:rsidR="008C1597">
        <w:rPr>
          <w:rFonts w:cs="Times New Roman"/>
          <w:szCs w:val="24"/>
        </w:rPr>
        <w:t>, l</w:t>
      </w:r>
      <w:r w:rsidR="008653C2" w:rsidRPr="008653C2">
        <w:rPr>
          <w:rFonts w:cs="Times New Roman"/>
          <w:szCs w:val="24"/>
        </w:rPr>
        <w:t>os autores exploraron la capacidad de las redes neuronales para identificar patrones sutiles en las imágenes de MRI</w:t>
      </w:r>
      <w:r w:rsidR="008C1597">
        <w:rPr>
          <w:rFonts w:cs="Times New Roman"/>
          <w:szCs w:val="24"/>
        </w:rPr>
        <w:t>, l</w:t>
      </w:r>
      <w:r w:rsidR="00264152" w:rsidRPr="00264152">
        <w:rPr>
          <w:rFonts w:cs="Times New Roman"/>
          <w:szCs w:val="24"/>
        </w:rPr>
        <w:t>os resultados experimentales demuestran una precisión del 97,3% y un coeficiente de similitud de dados (DSC</w:t>
      </w:r>
      <w:r w:rsidR="00A766FE">
        <w:rPr>
          <w:rStyle w:val="FootnoteReference"/>
          <w:rFonts w:cs="Times New Roman"/>
          <w:szCs w:val="24"/>
        </w:rPr>
        <w:footnoteReference w:id="13"/>
      </w:r>
      <w:r w:rsidR="00264152" w:rsidRPr="00264152">
        <w:rPr>
          <w:rFonts w:cs="Times New Roman"/>
          <w:szCs w:val="24"/>
        </w:rPr>
        <w:t xml:space="preserve">) del 95,8% en la tarea de clasificar el tumor cerebral como gliomas, </w:t>
      </w:r>
      <w:proofErr w:type="spellStart"/>
      <w:r w:rsidR="00264152" w:rsidRPr="00264152">
        <w:rPr>
          <w:rFonts w:cs="Times New Roman"/>
          <w:szCs w:val="24"/>
        </w:rPr>
        <w:t>meningiomas</w:t>
      </w:r>
      <w:proofErr w:type="spellEnd"/>
      <w:r w:rsidR="00264152" w:rsidRPr="00264152">
        <w:rPr>
          <w:rFonts w:cs="Times New Roman"/>
          <w:szCs w:val="24"/>
        </w:rPr>
        <w:t xml:space="preserve"> o tumores hipofisarios logrados por la primera arquitectura CNN propuesta, mientras que la segunda arquitectura CNN propuesta logró una precisión del 96,5% con un DSC del 94,3% en la </w:t>
      </w:r>
      <w:r w:rsidR="00264152" w:rsidRPr="00264152">
        <w:rPr>
          <w:rFonts w:cs="Times New Roman"/>
          <w:szCs w:val="24"/>
        </w:rPr>
        <w:lastRenderedPageBreak/>
        <w:t>tarea de clasificar los grados de glioma como HGG</w:t>
      </w:r>
      <w:r w:rsidR="00F4261D">
        <w:rPr>
          <w:rStyle w:val="FootnoteReference"/>
          <w:rFonts w:cs="Times New Roman"/>
          <w:szCs w:val="24"/>
        </w:rPr>
        <w:footnoteReference w:id="14"/>
      </w:r>
      <w:r w:rsidR="00264152" w:rsidRPr="00264152">
        <w:rPr>
          <w:rFonts w:cs="Times New Roman"/>
          <w:szCs w:val="24"/>
        </w:rPr>
        <w:t xml:space="preserve"> o LGG</w:t>
      </w:r>
      <w:r w:rsidR="00F4261D">
        <w:rPr>
          <w:rStyle w:val="FootnoteReference"/>
          <w:rFonts w:cs="Times New Roman"/>
          <w:szCs w:val="24"/>
        </w:rPr>
        <w:footnoteReference w:id="15"/>
      </w:r>
      <w:r w:rsidR="00264152" w:rsidRPr="00264152">
        <w:rPr>
          <w:rFonts w:cs="Times New Roman"/>
          <w:szCs w:val="24"/>
        </w:rPr>
        <w:t>.</w:t>
      </w:r>
      <w:r w:rsidR="002F16B8">
        <w:rPr>
          <w:rFonts w:cs="Times New Roman"/>
          <w:szCs w:val="24"/>
        </w:rPr>
        <w:t xml:space="preserve"> </w:t>
      </w:r>
    </w:p>
    <w:p w14:paraId="67BB8031" w14:textId="77777777" w:rsidR="001908DD" w:rsidRDefault="000468B9" w:rsidP="00E76CA1">
      <w:pPr>
        <w:spacing w:before="240"/>
        <w:ind w:right="-1"/>
        <w:jc w:val="both"/>
        <w:rPr>
          <w:rFonts w:cs="Times New Roman"/>
          <w:szCs w:val="24"/>
          <w:lang w:val="es-ES"/>
        </w:rPr>
      </w:pPr>
      <w:r>
        <w:rPr>
          <w:rFonts w:cs="Times New Roman"/>
          <w:szCs w:val="24"/>
          <w:lang w:val="es-ES"/>
        </w:rPr>
        <w:t>Como se muestra en el estudi</w:t>
      </w:r>
      <w:r w:rsidR="00961116">
        <w:rPr>
          <w:rFonts w:cs="Times New Roman"/>
          <w:szCs w:val="24"/>
          <w:lang w:val="es-ES"/>
        </w:rPr>
        <w:t>o,</w:t>
      </w:r>
      <w:r w:rsidR="00255C48">
        <w:rPr>
          <w:rFonts w:cs="Times New Roman"/>
          <w:szCs w:val="24"/>
          <w:lang w:val="es-ES"/>
        </w:rPr>
        <w:t xml:space="preserve"> </w:t>
      </w:r>
      <w:r w:rsidR="008D3469">
        <w:rPr>
          <w:rFonts w:cs="Times New Roman"/>
          <w:szCs w:val="24"/>
          <w:lang w:val="es-ES"/>
        </w:rPr>
        <w:t>basados en artículos científicos similares con alto grado de precisión</w:t>
      </w:r>
      <w:r>
        <w:rPr>
          <w:rFonts w:cs="Times New Roman"/>
          <w:szCs w:val="24"/>
          <w:lang w:val="es-ES"/>
        </w:rPr>
        <w:t xml:space="preserve">, hemos planteado un caso con un segmento de imágenes de RX Cerebrales </w:t>
      </w:r>
      <w:r w:rsidR="00BA47DB">
        <w:rPr>
          <w:rFonts w:cs="Times New Roman"/>
          <w:szCs w:val="24"/>
          <w:lang w:val="es-ES"/>
        </w:rPr>
        <w:t>clasificados por tumorales y no tumorales</w:t>
      </w:r>
      <w:r w:rsidR="00AA1A30">
        <w:rPr>
          <w:rFonts w:cs="Times New Roman"/>
          <w:szCs w:val="24"/>
          <w:lang w:val="es-ES"/>
        </w:rPr>
        <w:t xml:space="preserve">; como </w:t>
      </w:r>
      <w:r w:rsidR="00AA1A30" w:rsidRPr="00AA1A30">
        <w:rPr>
          <w:rFonts w:cs="Times New Roman"/>
          <w:szCs w:val="24"/>
          <w:lang w:val="es-ES"/>
        </w:rPr>
        <w:t>VGGNet-16 se caracteriza</w:t>
      </w:r>
      <w:r w:rsidR="00AA1A30">
        <w:rPr>
          <w:rFonts w:cs="Times New Roman"/>
          <w:szCs w:val="24"/>
          <w:lang w:val="es-ES"/>
        </w:rPr>
        <w:t xml:space="preserve"> por tener una </w:t>
      </w:r>
      <w:r w:rsidR="00AA1A30" w:rsidRPr="00AA1A30">
        <w:rPr>
          <w:rFonts w:cs="Times New Roman"/>
          <w:szCs w:val="24"/>
          <w:lang w:val="es-ES"/>
        </w:rPr>
        <w:t>arquitectura profunda y compleja,</w:t>
      </w:r>
      <w:r w:rsidR="002C1F4D">
        <w:rPr>
          <w:rFonts w:cs="Times New Roman"/>
          <w:szCs w:val="24"/>
          <w:lang w:val="es-ES"/>
        </w:rPr>
        <w:t xml:space="preserve"> argumentada por </w:t>
      </w:r>
      <w:r w:rsidR="00AA1A30" w:rsidRPr="00AA1A30">
        <w:rPr>
          <w:rFonts w:cs="Times New Roman"/>
          <w:szCs w:val="24"/>
          <w:lang w:val="es-ES"/>
        </w:rPr>
        <w:t>16 capas convolucionales y 3 capas totalmente conectadas.</w:t>
      </w:r>
      <w:r w:rsidR="002C1F4D">
        <w:rPr>
          <w:rFonts w:cs="Times New Roman"/>
          <w:szCs w:val="24"/>
          <w:lang w:val="es-ES"/>
        </w:rPr>
        <w:t xml:space="preserve"> Estas capas facilitan a </w:t>
      </w:r>
      <w:r w:rsidR="00AA1A30" w:rsidRPr="00AA1A30">
        <w:rPr>
          <w:rFonts w:cs="Times New Roman"/>
          <w:szCs w:val="24"/>
          <w:lang w:val="es-ES"/>
        </w:rPr>
        <w:t xml:space="preserve">extraer características de las imágenes, mientras que las </w:t>
      </w:r>
      <w:r w:rsidR="002C1F4D">
        <w:rPr>
          <w:rFonts w:cs="Times New Roman"/>
          <w:szCs w:val="24"/>
          <w:lang w:val="es-ES"/>
        </w:rPr>
        <w:t xml:space="preserve">3 </w:t>
      </w:r>
      <w:r w:rsidR="00AA1A30" w:rsidRPr="00AA1A30">
        <w:rPr>
          <w:rFonts w:cs="Times New Roman"/>
          <w:szCs w:val="24"/>
          <w:lang w:val="es-ES"/>
        </w:rPr>
        <w:t xml:space="preserve">capas </w:t>
      </w:r>
      <w:r w:rsidR="00C44F24">
        <w:rPr>
          <w:rFonts w:cs="Times New Roman"/>
          <w:szCs w:val="24"/>
          <w:lang w:val="es-ES"/>
        </w:rPr>
        <w:t xml:space="preserve">son usadas para la clasificación. </w:t>
      </w:r>
    </w:p>
    <w:p w14:paraId="0D1CD50F" w14:textId="28F55B47" w:rsidR="00F42DFA" w:rsidRPr="00F42DFA" w:rsidRDefault="00F42DFA" w:rsidP="00E76CA1">
      <w:pPr>
        <w:spacing w:before="240"/>
        <w:ind w:right="-1"/>
        <w:jc w:val="both"/>
        <w:rPr>
          <w:rFonts w:cs="Times New Roman"/>
          <w:szCs w:val="24"/>
          <w:lang w:val="es-ES"/>
        </w:rPr>
      </w:pPr>
      <w:r w:rsidRPr="00F42DFA">
        <w:rPr>
          <w:rFonts w:cs="Times New Roman"/>
          <w:szCs w:val="24"/>
          <w:lang w:val="es-ES"/>
        </w:rPr>
        <w:t>A lo largo de las etapas, se tomaron decisiones y ajustes clave que contribuyeron al éxito del modelo.</w:t>
      </w:r>
    </w:p>
    <w:p w14:paraId="28FB41EB" w14:textId="2D0FE84B" w:rsidR="00F42DFA" w:rsidRPr="003F6092" w:rsidRDefault="00F42DFA" w:rsidP="001908DD">
      <w:pPr>
        <w:pStyle w:val="ListParagraph"/>
        <w:numPr>
          <w:ilvl w:val="0"/>
          <w:numId w:val="17"/>
        </w:numPr>
        <w:ind w:left="284" w:right="-1" w:hanging="284"/>
        <w:jc w:val="both"/>
        <w:rPr>
          <w:rFonts w:cs="Times New Roman"/>
          <w:szCs w:val="24"/>
          <w:lang w:val="es-ES"/>
        </w:rPr>
      </w:pPr>
      <w:r w:rsidRPr="003F6092">
        <w:rPr>
          <w:rFonts w:cs="Times New Roman"/>
          <w:b/>
          <w:bCs/>
          <w:szCs w:val="24"/>
          <w:lang w:val="es-ES"/>
        </w:rPr>
        <w:t>Selección y Preprocesamiento de Datos:</w:t>
      </w:r>
      <w:r w:rsidRPr="003F6092">
        <w:rPr>
          <w:rFonts w:cs="Times New Roman"/>
          <w:szCs w:val="24"/>
          <w:lang w:val="es-ES"/>
        </w:rPr>
        <w:t xml:space="preserve"> Se utilizó el </w:t>
      </w:r>
      <w:proofErr w:type="spellStart"/>
      <w:r w:rsidRPr="003F6092">
        <w:rPr>
          <w:rFonts w:cs="Times New Roman"/>
          <w:szCs w:val="24"/>
          <w:lang w:val="es-ES"/>
        </w:rPr>
        <w:t>dataset</w:t>
      </w:r>
      <w:proofErr w:type="spellEnd"/>
      <w:r w:rsidRPr="003F6092">
        <w:rPr>
          <w:rFonts w:cs="Times New Roman"/>
          <w:szCs w:val="24"/>
          <w:lang w:val="es-ES"/>
        </w:rPr>
        <w:t xml:space="preserve"> </w:t>
      </w:r>
      <w:proofErr w:type="spellStart"/>
      <w:r w:rsidRPr="003F6092">
        <w:rPr>
          <w:rFonts w:cs="Times New Roman"/>
          <w:szCs w:val="24"/>
          <w:lang w:val="es-ES"/>
        </w:rPr>
        <w:t>Brain</w:t>
      </w:r>
      <w:proofErr w:type="spellEnd"/>
      <w:r w:rsidRPr="003F6092">
        <w:rPr>
          <w:rFonts w:cs="Times New Roman"/>
          <w:szCs w:val="24"/>
          <w:lang w:val="es-ES"/>
        </w:rPr>
        <w:t xml:space="preserve"> Tumor </w:t>
      </w:r>
      <w:proofErr w:type="spellStart"/>
      <w:r w:rsidRPr="003F6092">
        <w:rPr>
          <w:rFonts w:cs="Times New Roman"/>
          <w:szCs w:val="24"/>
          <w:lang w:val="es-ES"/>
        </w:rPr>
        <w:t>Dataset</w:t>
      </w:r>
      <w:proofErr w:type="spellEnd"/>
      <w:r w:rsidRPr="003F6092">
        <w:rPr>
          <w:rFonts w:cs="Times New Roman"/>
          <w:szCs w:val="24"/>
          <w:lang w:val="es-ES"/>
        </w:rPr>
        <w:t>, que contenía imágenes de radiografías cerebrales clasificadas en "Tumor" y "</w:t>
      </w:r>
      <w:proofErr w:type="spellStart"/>
      <w:r w:rsidRPr="003F6092">
        <w:rPr>
          <w:rFonts w:cs="Times New Roman"/>
          <w:szCs w:val="24"/>
          <w:lang w:val="es-ES"/>
        </w:rPr>
        <w:t>Healthy</w:t>
      </w:r>
      <w:proofErr w:type="spellEnd"/>
      <w:r w:rsidRPr="003F6092">
        <w:rPr>
          <w:rFonts w:cs="Times New Roman"/>
          <w:szCs w:val="24"/>
          <w:lang w:val="es-ES"/>
        </w:rPr>
        <w:t>". Se llevó a cabo una selección aleatoria de imágenes para la evaluación y se creó un archivo CSV para respaldar esta selección. Las imágenes se redimensionaron a un tamaño uniforme de 224x224 píxeles para garantizar la entrada consistente al modelo.</w:t>
      </w:r>
    </w:p>
    <w:p w14:paraId="46A0CE64" w14:textId="51F139FA" w:rsidR="00F42DFA" w:rsidRPr="003F6092" w:rsidRDefault="00F42DFA" w:rsidP="001908DD">
      <w:pPr>
        <w:pStyle w:val="ListParagraph"/>
        <w:numPr>
          <w:ilvl w:val="0"/>
          <w:numId w:val="17"/>
        </w:numPr>
        <w:ind w:left="284" w:right="-1" w:hanging="284"/>
        <w:jc w:val="both"/>
        <w:rPr>
          <w:rFonts w:cs="Times New Roman"/>
          <w:szCs w:val="24"/>
          <w:lang w:val="es-ES"/>
        </w:rPr>
      </w:pPr>
      <w:r w:rsidRPr="003F6092">
        <w:rPr>
          <w:rFonts w:cs="Times New Roman"/>
          <w:b/>
          <w:bCs/>
          <w:szCs w:val="24"/>
          <w:lang w:val="es-ES"/>
        </w:rPr>
        <w:t>Arquitectura del Modelo VGGNet16:</w:t>
      </w:r>
      <w:r w:rsidRPr="003F6092">
        <w:rPr>
          <w:rFonts w:cs="Times New Roman"/>
          <w:szCs w:val="24"/>
          <w:lang w:val="es-ES"/>
        </w:rPr>
        <w:t xml:space="preserve"> La arquitectura VGGNet16, conocida por su simplicidad y profundidad, se utilizó como base. La última capa de clasificación se adaptó para la clasificación binaria utilizando una función de activación </w:t>
      </w:r>
      <w:proofErr w:type="spellStart"/>
      <w:r w:rsidRPr="003F6092">
        <w:rPr>
          <w:rFonts w:cs="Times New Roman"/>
          <w:szCs w:val="24"/>
          <w:lang w:val="es-ES"/>
        </w:rPr>
        <w:t>sigmoid</w:t>
      </w:r>
      <w:proofErr w:type="spellEnd"/>
      <w:r w:rsidRPr="003F6092">
        <w:rPr>
          <w:rFonts w:cs="Times New Roman"/>
          <w:szCs w:val="24"/>
          <w:lang w:val="es-ES"/>
        </w:rPr>
        <w:t xml:space="preserve"> y la pérdida se estableció como </w:t>
      </w:r>
      <w:proofErr w:type="spellStart"/>
      <w:r w:rsidRPr="003F6092">
        <w:rPr>
          <w:rFonts w:cs="Times New Roman"/>
          <w:szCs w:val="24"/>
          <w:lang w:val="es-ES"/>
        </w:rPr>
        <w:t>binary_crossentropy</w:t>
      </w:r>
      <w:proofErr w:type="spellEnd"/>
      <w:r w:rsidRPr="003F6092">
        <w:rPr>
          <w:rFonts w:cs="Times New Roman"/>
          <w:szCs w:val="24"/>
          <w:lang w:val="es-ES"/>
        </w:rPr>
        <w:t xml:space="preserve">. Se configuró un </w:t>
      </w:r>
      <w:proofErr w:type="spellStart"/>
      <w:r w:rsidRPr="003F6092">
        <w:rPr>
          <w:rFonts w:cs="Times New Roman"/>
          <w:szCs w:val="24"/>
          <w:lang w:val="es-ES"/>
        </w:rPr>
        <w:t>Learning</w:t>
      </w:r>
      <w:proofErr w:type="spellEnd"/>
      <w:r w:rsidRPr="003F6092">
        <w:rPr>
          <w:rFonts w:cs="Times New Roman"/>
          <w:szCs w:val="24"/>
          <w:lang w:val="es-ES"/>
        </w:rPr>
        <w:t xml:space="preserve"> </w:t>
      </w:r>
      <w:proofErr w:type="spellStart"/>
      <w:r w:rsidRPr="003F6092">
        <w:rPr>
          <w:rFonts w:cs="Times New Roman"/>
          <w:szCs w:val="24"/>
          <w:lang w:val="es-ES"/>
        </w:rPr>
        <w:t>Rate</w:t>
      </w:r>
      <w:proofErr w:type="spellEnd"/>
      <w:r w:rsidRPr="003F6092">
        <w:rPr>
          <w:rFonts w:cs="Times New Roman"/>
          <w:szCs w:val="24"/>
          <w:lang w:val="es-ES"/>
        </w:rPr>
        <w:t xml:space="preserve"> Schedule y se aplicó </w:t>
      </w:r>
      <w:proofErr w:type="spellStart"/>
      <w:r w:rsidRPr="003F6092">
        <w:rPr>
          <w:rFonts w:cs="Times New Roman"/>
          <w:szCs w:val="24"/>
          <w:lang w:val="es-ES"/>
        </w:rPr>
        <w:t>EarlyStopping</w:t>
      </w:r>
      <w:proofErr w:type="spellEnd"/>
      <w:r w:rsidRPr="003F6092">
        <w:rPr>
          <w:rFonts w:cs="Times New Roman"/>
          <w:szCs w:val="24"/>
          <w:lang w:val="es-ES"/>
        </w:rPr>
        <w:t xml:space="preserve"> para evitar el </w:t>
      </w:r>
      <w:proofErr w:type="spellStart"/>
      <w:r w:rsidRPr="003F6092">
        <w:rPr>
          <w:rFonts w:cs="Times New Roman"/>
          <w:szCs w:val="24"/>
          <w:lang w:val="es-ES"/>
        </w:rPr>
        <w:t>sobreaprendizaje</w:t>
      </w:r>
      <w:proofErr w:type="spellEnd"/>
      <w:r w:rsidRPr="003F6092">
        <w:rPr>
          <w:rFonts w:cs="Times New Roman"/>
          <w:szCs w:val="24"/>
          <w:lang w:val="es-ES"/>
        </w:rPr>
        <w:t>.</w:t>
      </w:r>
    </w:p>
    <w:p w14:paraId="221AB888" w14:textId="172F8048" w:rsidR="00F42DFA" w:rsidRDefault="00F42DFA" w:rsidP="001908DD">
      <w:pPr>
        <w:pStyle w:val="ListParagraph"/>
        <w:numPr>
          <w:ilvl w:val="0"/>
          <w:numId w:val="17"/>
        </w:numPr>
        <w:ind w:left="284" w:right="-1" w:hanging="284"/>
        <w:jc w:val="both"/>
        <w:rPr>
          <w:rFonts w:cs="Times New Roman"/>
          <w:szCs w:val="24"/>
          <w:lang w:val="es-ES"/>
        </w:rPr>
      </w:pPr>
      <w:r w:rsidRPr="003F6092">
        <w:rPr>
          <w:rFonts w:cs="Times New Roman"/>
          <w:b/>
          <w:bCs/>
          <w:szCs w:val="24"/>
          <w:lang w:val="es-ES"/>
        </w:rPr>
        <w:t>Entrenamiento y Evaluación del Modelo:</w:t>
      </w:r>
      <w:r w:rsidRPr="003F6092">
        <w:rPr>
          <w:rFonts w:cs="Times New Roman"/>
          <w:szCs w:val="24"/>
          <w:lang w:val="es-ES"/>
        </w:rPr>
        <w:t xml:space="preserve"> El modelo se entrenó en un total de 100 </w:t>
      </w:r>
      <w:proofErr w:type="spellStart"/>
      <w:r w:rsidRPr="003F6092">
        <w:rPr>
          <w:rFonts w:cs="Times New Roman"/>
          <w:szCs w:val="24"/>
          <w:lang w:val="es-ES"/>
        </w:rPr>
        <w:t>epochs</w:t>
      </w:r>
      <w:proofErr w:type="spellEnd"/>
      <w:r w:rsidRPr="003F6092">
        <w:rPr>
          <w:rFonts w:cs="Times New Roman"/>
          <w:szCs w:val="24"/>
          <w:lang w:val="es-ES"/>
        </w:rPr>
        <w:t xml:space="preserve">, pero se utilizó </w:t>
      </w:r>
      <w:proofErr w:type="spellStart"/>
      <w:r w:rsidRPr="003F6092">
        <w:rPr>
          <w:rFonts w:cs="Times New Roman"/>
          <w:szCs w:val="24"/>
          <w:lang w:val="es-ES"/>
        </w:rPr>
        <w:t>EarlyStopping</w:t>
      </w:r>
      <w:proofErr w:type="spellEnd"/>
      <w:r w:rsidRPr="003F6092">
        <w:rPr>
          <w:rFonts w:cs="Times New Roman"/>
          <w:szCs w:val="24"/>
          <w:lang w:val="es-ES"/>
        </w:rPr>
        <w:t xml:space="preserve"> para finalizar el proceso en el </w:t>
      </w:r>
      <w:proofErr w:type="spellStart"/>
      <w:r w:rsidRPr="003F6092">
        <w:rPr>
          <w:rFonts w:cs="Times New Roman"/>
          <w:szCs w:val="24"/>
          <w:lang w:val="es-ES"/>
        </w:rPr>
        <w:t>epoch</w:t>
      </w:r>
      <w:proofErr w:type="spellEnd"/>
      <w:r w:rsidRPr="003F6092">
        <w:rPr>
          <w:rFonts w:cs="Times New Roman"/>
          <w:szCs w:val="24"/>
          <w:lang w:val="es-ES"/>
        </w:rPr>
        <w:t xml:space="preserve"> 23 debido a que la métrica de </w:t>
      </w:r>
      <w:proofErr w:type="spellStart"/>
      <w:r w:rsidRPr="003F6092">
        <w:rPr>
          <w:rFonts w:cs="Times New Roman"/>
          <w:szCs w:val="24"/>
          <w:lang w:val="es-ES"/>
        </w:rPr>
        <w:t>val_loss</w:t>
      </w:r>
      <w:proofErr w:type="spellEnd"/>
      <w:r w:rsidRPr="003F6092">
        <w:rPr>
          <w:rFonts w:cs="Times New Roman"/>
          <w:szCs w:val="24"/>
          <w:lang w:val="es-ES"/>
        </w:rPr>
        <w:t xml:space="preserve"> dejó de mejorar. Se logró una pérdida del 3.92% y una exactitud del 98.68% en la evaluación del conjunto de pruebas, indicando un alto rendimiento en la predicción de imágenes cerebrales.</w:t>
      </w:r>
    </w:p>
    <w:p w14:paraId="6A209A2D" w14:textId="77777777" w:rsidR="004D61EE" w:rsidRPr="00C47313" w:rsidRDefault="004D61EE" w:rsidP="004D61EE">
      <w:pPr>
        <w:spacing w:before="240"/>
        <w:ind w:right="-1"/>
        <w:rPr>
          <w:rFonts w:cs="Times New Roman"/>
          <w:b/>
          <w:bCs/>
          <w:szCs w:val="24"/>
          <w:lang w:val="es-ES"/>
        </w:rPr>
      </w:pPr>
      <w:r w:rsidRPr="00C47313">
        <w:rPr>
          <w:rFonts w:cs="Times New Roman"/>
          <w:b/>
          <w:bCs/>
          <w:szCs w:val="24"/>
          <w:lang w:val="es-ES"/>
        </w:rPr>
        <w:t>Análisis Comparativo:</w:t>
      </w:r>
    </w:p>
    <w:p w14:paraId="7FC792E0" w14:textId="17C93204" w:rsidR="004D61EE" w:rsidRPr="004D61EE" w:rsidRDefault="004D61EE" w:rsidP="00E76CA1">
      <w:pPr>
        <w:spacing w:before="240"/>
        <w:ind w:right="-1"/>
        <w:jc w:val="both"/>
        <w:rPr>
          <w:rFonts w:cs="Times New Roman"/>
          <w:szCs w:val="24"/>
          <w:lang w:val="es-ES"/>
        </w:rPr>
      </w:pPr>
      <w:r w:rsidRPr="004D61EE">
        <w:rPr>
          <w:rFonts w:cs="Times New Roman"/>
          <w:szCs w:val="24"/>
          <w:lang w:val="es-ES"/>
        </w:rPr>
        <w:t xml:space="preserve">Tanto el </w:t>
      </w:r>
      <w:r w:rsidR="007F669E">
        <w:rPr>
          <w:rFonts w:cs="Times New Roman"/>
          <w:szCs w:val="24"/>
          <w:lang w:val="es-ES"/>
        </w:rPr>
        <w:t xml:space="preserve">presente </w:t>
      </w:r>
      <w:r w:rsidRPr="004D61EE">
        <w:rPr>
          <w:rFonts w:cs="Times New Roman"/>
          <w:szCs w:val="24"/>
          <w:lang w:val="es-ES"/>
        </w:rPr>
        <w:t>estudio como el estudio</w:t>
      </w:r>
      <w:r>
        <w:rPr>
          <w:rFonts w:cs="Times New Roman"/>
          <w:szCs w:val="24"/>
          <w:lang w:val="es-ES"/>
        </w:rPr>
        <w:t xml:space="preserve"> de</w:t>
      </w:r>
      <w:r w:rsidRPr="004D61EE">
        <w:rPr>
          <w:rFonts w:cs="Times New Roman"/>
          <w:szCs w:val="24"/>
          <w:lang w:val="es-ES"/>
        </w:rPr>
        <w:t xml:space="preserve"> </w:t>
      </w:r>
      <w:r w:rsidR="005A461E">
        <w:rPr>
          <w:rFonts w:cs="Times New Roman"/>
          <w:szCs w:val="24"/>
          <w:lang w:val="es-ES"/>
        </w:rPr>
        <w:t xml:space="preserve">MRI </w:t>
      </w:r>
      <w:r w:rsidRPr="004D61EE">
        <w:rPr>
          <w:rFonts w:cs="Times New Roman"/>
          <w:szCs w:val="24"/>
          <w:lang w:val="es-ES"/>
        </w:rPr>
        <w:t>lograron altos niveles de precisión en la predicción de tumores cerebrales, con un 98.68% y un 9</w:t>
      </w:r>
      <w:r w:rsidR="005A461E">
        <w:rPr>
          <w:rFonts w:cs="Times New Roman"/>
          <w:szCs w:val="24"/>
          <w:lang w:val="es-ES"/>
        </w:rPr>
        <w:t>7</w:t>
      </w:r>
      <w:r w:rsidRPr="004D61EE">
        <w:rPr>
          <w:rFonts w:cs="Times New Roman"/>
          <w:szCs w:val="24"/>
          <w:lang w:val="es-ES"/>
        </w:rPr>
        <w:t>.</w:t>
      </w:r>
      <w:r w:rsidR="005A461E">
        <w:rPr>
          <w:rFonts w:cs="Times New Roman"/>
          <w:szCs w:val="24"/>
          <w:lang w:val="es-ES"/>
        </w:rPr>
        <w:t>3</w:t>
      </w:r>
      <w:r w:rsidRPr="004D61EE">
        <w:rPr>
          <w:rFonts w:cs="Times New Roman"/>
          <w:szCs w:val="24"/>
          <w:lang w:val="es-ES"/>
        </w:rPr>
        <w:t>% respectivamente. Esto indica que ambas metodologías y enfoques de entrenamiento son efectivos en la detección de patologías cerebrales.</w:t>
      </w:r>
    </w:p>
    <w:p w14:paraId="265A961C" w14:textId="373BCB1B" w:rsidR="004D61EE" w:rsidRPr="004D61EE" w:rsidRDefault="004D61EE" w:rsidP="00E76CA1">
      <w:pPr>
        <w:spacing w:before="240"/>
        <w:ind w:right="-1"/>
        <w:jc w:val="both"/>
        <w:rPr>
          <w:rFonts w:cs="Times New Roman"/>
          <w:szCs w:val="24"/>
          <w:lang w:val="es-ES"/>
        </w:rPr>
      </w:pPr>
      <w:r w:rsidRPr="004D61EE">
        <w:rPr>
          <w:rFonts w:cs="Times New Roman"/>
          <w:szCs w:val="24"/>
          <w:lang w:val="es-ES"/>
        </w:rPr>
        <w:t xml:space="preserve">Ambos estudios optaron por utilizar la arquitectura VGGNet16, lo que sugiere que esta arquitectura en particular ha demostrado ser eficaz en la clasificación de imágenes médicas. Sin embargo, el estudio </w:t>
      </w:r>
      <w:r w:rsidR="005A461E">
        <w:rPr>
          <w:rFonts w:cs="Times New Roman"/>
          <w:szCs w:val="24"/>
          <w:lang w:val="es-ES"/>
        </w:rPr>
        <w:t>de MRI</w:t>
      </w:r>
      <w:r w:rsidRPr="004D61EE">
        <w:rPr>
          <w:rFonts w:cs="Times New Roman"/>
          <w:szCs w:val="24"/>
          <w:lang w:val="es-ES"/>
        </w:rPr>
        <w:t xml:space="preserve"> pudo haber realizado ajustes específicos en la estructura de la red o en los </w:t>
      </w:r>
      <w:proofErr w:type="spellStart"/>
      <w:r w:rsidRPr="004D61EE">
        <w:rPr>
          <w:rFonts w:cs="Times New Roman"/>
          <w:szCs w:val="24"/>
          <w:lang w:val="es-ES"/>
        </w:rPr>
        <w:t>hiperparámetros</w:t>
      </w:r>
      <w:proofErr w:type="spellEnd"/>
      <w:r w:rsidRPr="004D61EE">
        <w:rPr>
          <w:rFonts w:cs="Times New Roman"/>
          <w:szCs w:val="24"/>
          <w:lang w:val="es-ES"/>
        </w:rPr>
        <w:t xml:space="preserve"> para optimizar aún más el rendimiento.</w:t>
      </w:r>
    </w:p>
    <w:p w14:paraId="7C3D7806" w14:textId="77E9369A" w:rsidR="004D61EE" w:rsidRPr="004D61EE" w:rsidRDefault="00081EBC" w:rsidP="00E76CA1">
      <w:pPr>
        <w:spacing w:before="240"/>
        <w:ind w:right="-1"/>
        <w:jc w:val="both"/>
        <w:rPr>
          <w:rFonts w:cs="Times New Roman"/>
          <w:szCs w:val="24"/>
          <w:lang w:val="es-ES"/>
        </w:rPr>
      </w:pPr>
      <w:r>
        <w:rPr>
          <w:rFonts w:cs="Times New Roman"/>
          <w:szCs w:val="24"/>
          <w:lang w:val="es-ES"/>
        </w:rPr>
        <w:t xml:space="preserve">El </w:t>
      </w:r>
      <w:r w:rsidR="004D61EE" w:rsidRPr="004D61EE">
        <w:rPr>
          <w:rFonts w:cs="Times New Roman"/>
          <w:szCs w:val="24"/>
          <w:lang w:val="es-ES"/>
        </w:rPr>
        <w:t xml:space="preserve">estudio </w:t>
      </w:r>
      <w:r w:rsidR="005A461E">
        <w:rPr>
          <w:rFonts w:cs="Times New Roman"/>
          <w:szCs w:val="24"/>
          <w:lang w:val="es-ES"/>
        </w:rPr>
        <w:t>de MRI</w:t>
      </w:r>
      <w:r w:rsidR="004D61EE" w:rsidRPr="004D61EE">
        <w:rPr>
          <w:rFonts w:cs="Times New Roman"/>
          <w:szCs w:val="24"/>
          <w:lang w:val="es-ES"/>
        </w:rPr>
        <w:t xml:space="preserve"> utilizó un conjunto de datos similar en tamaño </w:t>
      </w:r>
      <w:r w:rsidR="00634B2C">
        <w:rPr>
          <w:rFonts w:cs="Times New Roman"/>
          <w:szCs w:val="24"/>
          <w:lang w:val="es-ES"/>
        </w:rPr>
        <w:t xml:space="preserve">al mostrado en </w:t>
      </w:r>
      <w:r w:rsidR="00895896">
        <w:rPr>
          <w:rFonts w:cs="Times New Roman"/>
          <w:szCs w:val="24"/>
          <w:lang w:val="es-ES"/>
        </w:rPr>
        <w:t xml:space="preserve">el </w:t>
      </w:r>
      <w:r w:rsidR="00634B2C">
        <w:rPr>
          <w:rFonts w:cs="Times New Roman"/>
          <w:szCs w:val="24"/>
          <w:lang w:val="es-ES"/>
        </w:rPr>
        <w:t>documento</w:t>
      </w:r>
      <w:r w:rsidR="004D61EE" w:rsidRPr="004D61EE">
        <w:rPr>
          <w:rFonts w:cs="Times New Roman"/>
          <w:szCs w:val="24"/>
          <w:lang w:val="es-ES"/>
        </w:rPr>
        <w:t xml:space="preserve">, con </w:t>
      </w:r>
      <w:r w:rsidR="00611EBC" w:rsidRPr="00611EBC">
        <w:rPr>
          <w:rFonts w:cs="Times New Roman"/>
          <w:szCs w:val="24"/>
          <w:lang w:val="es-ES"/>
        </w:rPr>
        <w:t>3062</w:t>
      </w:r>
      <w:r w:rsidR="004D61EE" w:rsidRPr="004D61EE">
        <w:rPr>
          <w:rFonts w:cs="Times New Roman"/>
          <w:szCs w:val="24"/>
          <w:lang w:val="es-ES"/>
        </w:rPr>
        <w:t xml:space="preserve"> imágenes en total. Esto demuestra que un conjunto de datos suficientemente grande puede ser crucial para el éxito de la red neuronal en la detección de patologías.</w:t>
      </w:r>
    </w:p>
    <w:p w14:paraId="5D3285CC" w14:textId="64FE92FE" w:rsidR="004D61EE" w:rsidRPr="004D61EE" w:rsidRDefault="004D61EE" w:rsidP="00E76CA1">
      <w:pPr>
        <w:spacing w:before="240"/>
        <w:ind w:right="-1"/>
        <w:jc w:val="both"/>
        <w:rPr>
          <w:rFonts w:cs="Times New Roman"/>
          <w:szCs w:val="24"/>
          <w:lang w:val="es-ES"/>
        </w:rPr>
      </w:pPr>
      <w:r w:rsidRPr="004D61EE">
        <w:rPr>
          <w:rFonts w:cs="Times New Roman"/>
          <w:szCs w:val="24"/>
          <w:lang w:val="es-ES"/>
        </w:rPr>
        <w:t xml:space="preserve">El estudio </w:t>
      </w:r>
      <w:r w:rsidR="00611EBC">
        <w:rPr>
          <w:rFonts w:cs="Times New Roman"/>
          <w:szCs w:val="24"/>
          <w:lang w:val="es-ES"/>
        </w:rPr>
        <w:t>de MRI</w:t>
      </w:r>
      <w:r w:rsidRPr="004D61EE">
        <w:rPr>
          <w:rFonts w:cs="Times New Roman"/>
          <w:szCs w:val="24"/>
          <w:lang w:val="es-ES"/>
        </w:rPr>
        <w:t xml:space="preserve"> destacó la validación clínica exhaustiva en un entorno médico real, lo que sugiere un enfoque más completo para evaluar la eficacia del modelo. Esto puede ser especialmente importante en la adopción del modelo en la práctica médica.</w:t>
      </w:r>
    </w:p>
    <w:p w14:paraId="7643DA9E" w14:textId="73F32CD5" w:rsidR="004D61EE" w:rsidRPr="004D61EE" w:rsidRDefault="004D61EE" w:rsidP="00E76CA1">
      <w:pPr>
        <w:spacing w:before="240"/>
        <w:ind w:right="-1"/>
        <w:jc w:val="both"/>
        <w:rPr>
          <w:rFonts w:cs="Times New Roman"/>
          <w:szCs w:val="24"/>
          <w:lang w:val="es-ES"/>
        </w:rPr>
      </w:pPr>
      <w:r w:rsidRPr="004D61EE">
        <w:rPr>
          <w:rFonts w:cs="Times New Roman"/>
          <w:szCs w:val="24"/>
          <w:lang w:val="es-ES"/>
        </w:rPr>
        <w:t xml:space="preserve">La colaboración con expertos en radiología en el estudio </w:t>
      </w:r>
      <w:r w:rsidR="00F45CD9">
        <w:rPr>
          <w:rFonts w:cs="Times New Roman"/>
          <w:szCs w:val="24"/>
          <w:lang w:val="es-ES"/>
        </w:rPr>
        <w:t>de MRI</w:t>
      </w:r>
      <w:r w:rsidRPr="004D61EE">
        <w:rPr>
          <w:rFonts w:cs="Times New Roman"/>
          <w:szCs w:val="24"/>
          <w:lang w:val="es-ES"/>
        </w:rPr>
        <w:t xml:space="preserve"> podría haber aportado conocimientos médicos adicionales y contribuido a la mejora del modelo. La combinación de experiencia clínica y capacidades de IA es una tendencia en auge en la investigación médica.</w:t>
      </w:r>
    </w:p>
    <w:p w14:paraId="2426D4BD" w14:textId="530BEEB3" w:rsidR="004D61EE" w:rsidRPr="004D61EE" w:rsidRDefault="004D61EE" w:rsidP="004D61EE">
      <w:pPr>
        <w:spacing w:before="240"/>
        <w:ind w:right="-1"/>
        <w:rPr>
          <w:rFonts w:cs="Times New Roman"/>
          <w:szCs w:val="24"/>
          <w:lang w:val="es-ES"/>
        </w:rPr>
      </w:pPr>
      <w:r w:rsidRPr="004D61EE">
        <w:rPr>
          <w:rFonts w:cs="Times New Roman"/>
          <w:szCs w:val="24"/>
          <w:lang w:val="es-ES"/>
        </w:rPr>
        <w:t>Ambos estudios podrían mencionar la necesidad de mantener el modelo actualizado en función de las cambiantes prácticas médicas y los avances tecnológicos en el campo de la imagenología.</w:t>
      </w:r>
    </w:p>
    <w:p w14:paraId="1F40CE6C" w14:textId="3402C08E" w:rsidR="004D61EE" w:rsidRPr="004D61EE" w:rsidRDefault="004D61EE" w:rsidP="009C6093">
      <w:pPr>
        <w:spacing w:before="240"/>
        <w:ind w:right="-1"/>
        <w:jc w:val="both"/>
        <w:rPr>
          <w:rFonts w:cs="Times New Roman"/>
          <w:szCs w:val="24"/>
          <w:lang w:val="es-ES"/>
        </w:rPr>
      </w:pPr>
      <w:r w:rsidRPr="004D61EE">
        <w:rPr>
          <w:rFonts w:cs="Times New Roman"/>
          <w:szCs w:val="24"/>
          <w:lang w:val="es-ES"/>
        </w:rPr>
        <w:t xml:space="preserve">En última instancia, el análisis comparativo destaca la similitud en los enfoques y logros entre los dos estudios, lo que sugiere que la detección de tumores cerebrales utilizando redes neuronales convolucionales es un campo en desarrollo con enfoques comunes y resultados prometedores. Sin embargo, las diferencias en aspectos como la validación clínica y la colaboración con expertos </w:t>
      </w:r>
      <w:r w:rsidRPr="004D61EE">
        <w:rPr>
          <w:rFonts w:cs="Times New Roman"/>
          <w:szCs w:val="24"/>
          <w:lang w:val="es-ES"/>
        </w:rPr>
        <w:lastRenderedPageBreak/>
        <w:t>pueden influir en la confiabilidad y aplicabilidad del modelo en un entorno médico real.</w:t>
      </w:r>
    </w:p>
    <w:p w14:paraId="6832E710" w14:textId="4366518A" w:rsidR="003F6092" w:rsidRPr="003F6092" w:rsidRDefault="003F6092" w:rsidP="00EF14DF">
      <w:pPr>
        <w:spacing w:before="240"/>
        <w:ind w:right="-1"/>
        <w:jc w:val="both"/>
        <w:rPr>
          <w:rFonts w:cs="Times New Roman"/>
          <w:szCs w:val="24"/>
          <w:lang w:val="es-ES"/>
        </w:rPr>
      </w:pPr>
      <w:r w:rsidRPr="003F6092">
        <w:rPr>
          <w:rFonts w:cs="Times New Roman"/>
          <w:szCs w:val="24"/>
          <w:lang w:val="es-ES"/>
        </w:rPr>
        <w:t>Aunque el estudio ha demostrado resultados prometedores en la detección de tumores cerebrales utilizando redes neuronales convolucionales (CNN) con la arquitectura VGGNet16, también es importante tener en cuenta las limitaciones que podrían afectar la generalización y aplicabilidad del modelo en un entorno clínico:</w:t>
      </w:r>
    </w:p>
    <w:p w14:paraId="7657579B" w14:textId="7A6FBC35"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Tamaño y Diversidad del Conjunto de Datos:</w:t>
      </w:r>
      <w:r w:rsidRPr="00256F77">
        <w:rPr>
          <w:rFonts w:cs="Times New Roman"/>
          <w:szCs w:val="24"/>
          <w:lang w:val="es-ES"/>
        </w:rPr>
        <w:t xml:space="preserve"> El tamaño del conjunto de datos utilizado puede afectar la capacidad del modelo para generalizar de manera efectiva a casos no vistos. Además, la diversidad de las imágenes en términos de género, edad, etnia y otras características demográficas puede influir en la capacidad del modelo para adaptarse a diferentes poblaciones.</w:t>
      </w:r>
    </w:p>
    <w:p w14:paraId="242A3191" w14:textId="7C56D895"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Variabilidad de las Imágenes:</w:t>
      </w:r>
      <w:r w:rsidRPr="00256F77">
        <w:rPr>
          <w:rFonts w:cs="Times New Roman"/>
          <w:szCs w:val="24"/>
          <w:lang w:val="es-ES"/>
        </w:rPr>
        <w:t xml:space="preserve"> Las imágenes médicas pueden variar en calidad, iluminación, posición del paciente y artefactos. Si el modelo no se entrena con una amplia variedad de condiciones, podría tener dificultades para manejar estas variabilidades en un entorno clínico real.</w:t>
      </w:r>
    </w:p>
    <w:p w14:paraId="2FC85B3A" w14:textId="409088D9" w:rsidR="003F6092" w:rsidRPr="00256F77" w:rsidRDefault="003F6092" w:rsidP="001908DD">
      <w:pPr>
        <w:pStyle w:val="ListParagraph"/>
        <w:numPr>
          <w:ilvl w:val="0"/>
          <w:numId w:val="17"/>
        </w:numPr>
        <w:ind w:left="284" w:right="-1" w:hanging="284"/>
        <w:jc w:val="both"/>
        <w:rPr>
          <w:rFonts w:cs="Times New Roman"/>
          <w:szCs w:val="24"/>
          <w:lang w:val="es-ES"/>
        </w:rPr>
      </w:pPr>
      <w:proofErr w:type="spellStart"/>
      <w:r w:rsidRPr="00256F77">
        <w:rPr>
          <w:rFonts w:cs="Times New Roman"/>
          <w:b/>
          <w:bCs/>
          <w:szCs w:val="24"/>
          <w:lang w:val="es-ES"/>
        </w:rPr>
        <w:t>Sobreaprendizaje</w:t>
      </w:r>
      <w:proofErr w:type="spellEnd"/>
      <w:r w:rsidRPr="00256F77">
        <w:rPr>
          <w:rFonts w:cs="Times New Roman"/>
          <w:b/>
          <w:bCs/>
          <w:szCs w:val="24"/>
          <w:lang w:val="es-ES"/>
        </w:rPr>
        <w:t xml:space="preserve"> (</w:t>
      </w:r>
      <w:proofErr w:type="spellStart"/>
      <w:r w:rsidRPr="00256F77">
        <w:rPr>
          <w:rFonts w:cs="Times New Roman"/>
          <w:b/>
          <w:bCs/>
          <w:szCs w:val="24"/>
          <w:lang w:val="es-ES"/>
        </w:rPr>
        <w:t>Overfitting</w:t>
      </w:r>
      <w:proofErr w:type="spellEnd"/>
      <w:r w:rsidRPr="00256F77">
        <w:rPr>
          <w:rFonts w:cs="Times New Roman"/>
          <w:b/>
          <w:bCs/>
          <w:szCs w:val="24"/>
          <w:lang w:val="es-ES"/>
        </w:rPr>
        <w:t>):</w:t>
      </w:r>
      <w:r w:rsidRPr="00256F77">
        <w:rPr>
          <w:rFonts w:cs="Times New Roman"/>
          <w:szCs w:val="24"/>
          <w:lang w:val="es-ES"/>
        </w:rPr>
        <w:t xml:space="preserve"> Aunque el </w:t>
      </w:r>
      <w:proofErr w:type="spellStart"/>
      <w:r w:rsidRPr="00256F77">
        <w:rPr>
          <w:rFonts w:cs="Times New Roman"/>
          <w:szCs w:val="24"/>
          <w:lang w:val="es-ES"/>
        </w:rPr>
        <w:t>EarlyStopping</w:t>
      </w:r>
      <w:proofErr w:type="spellEnd"/>
      <w:r w:rsidRPr="00256F77">
        <w:rPr>
          <w:rFonts w:cs="Times New Roman"/>
          <w:szCs w:val="24"/>
          <w:lang w:val="es-ES"/>
        </w:rPr>
        <w:t xml:space="preserve"> se utilizó para evitar el </w:t>
      </w:r>
      <w:proofErr w:type="spellStart"/>
      <w:r w:rsidRPr="00256F77">
        <w:rPr>
          <w:rFonts w:cs="Times New Roman"/>
          <w:szCs w:val="24"/>
          <w:lang w:val="es-ES"/>
        </w:rPr>
        <w:t>sobreaprendizaje</w:t>
      </w:r>
      <w:proofErr w:type="spellEnd"/>
      <w:r w:rsidRPr="00256F77">
        <w:rPr>
          <w:rFonts w:cs="Times New Roman"/>
          <w:szCs w:val="24"/>
          <w:lang w:val="es-ES"/>
        </w:rPr>
        <w:t xml:space="preserve"> durante el entrenamiento, es posible que el modelo todavía haya memorizado características específicas del conjunto de datos de entrenamiento y no generalice bien a datos nuevos. Esto podría ser especialmente relevante si el conjunto de datos no es lo suficientemente grande o diverso.</w:t>
      </w:r>
    </w:p>
    <w:p w14:paraId="7579B0CC" w14:textId="05CA4C58"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Interpretabilidad del Modelo:</w:t>
      </w:r>
      <w:r w:rsidRPr="00256F77">
        <w:rPr>
          <w:rFonts w:cs="Times New Roman"/>
          <w:szCs w:val="24"/>
          <w:lang w:val="es-ES"/>
        </w:rPr>
        <w:t xml:space="preserve"> Las CNN, especialmente modelos profundos como VGGNet16, pueden ser inherentemente difíciles de interpretar. Esto puede ser un desafío en un entorno médico donde los médicos necesitan entender y justificar las decisiones tomadas por el modelo.</w:t>
      </w:r>
    </w:p>
    <w:p w14:paraId="517C3231" w14:textId="156E270C"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 xml:space="preserve">Etiquetado de Datos: </w:t>
      </w:r>
      <w:r w:rsidRPr="00256F77">
        <w:rPr>
          <w:rFonts w:cs="Times New Roman"/>
          <w:szCs w:val="24"/>
          <w:lang w:val="es-ES"/>
        </w:rPr>
        <w:t>La precisión de las etiquetas de las imágenes en el conjunto de datos es crucial. Si hay errores en las etiquetas o si las imágenes se clasificaron incorrectamente, el rendimiento del modelo podría verse afectado.</w:t>
      </w:r>
    </w:p>
    <w:p w14:paraId="6D50702A" w14:textId="396398A7"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Limitaciones Éticas y Legales:</w:t>
      </w:r>
      <w:r w:rsidRPr="00256F77">
        <w:rPr>
          <w:rFonts w:cs="Times New Roman"/>
          <w:szCs w:val="24"/>
          <w:lang w:val="es-ES"/>
        </w:rPr>
        <w:t xml:space="preserve"> La implementación de un modelo de diagnóstico automatizado en un entorno clínico plantea cuestiones éticas y legales. Los médicos deben </w:t>
      </w:r>
      <w:r w:rsidRPr="00256F77">
        <w:rPr>
          <w:rFonts w:cs="Times New Roman"/>
          <w:szCs w:val="24"/>
          <w:lang w:val="es-ES"/>
        </w:rPr>
        <w:t>ser cautelosos al confiar completamente en un modelo sin la supervisión humana adecuada.</w:t>
      </w:r>
    </w:p>
    <w:p w14:paraId="15348E61" w14:textId="57CDD538"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Heterogeneidad de Tumores:</w:t>
      </w:r>
      <w:r w:rsidRPr="00256F77">
        <w:rPr>
          <w:rFonts w:cs="Times New Roman"/>
          <w:szCs w:val="24"/>
          <w:lang w:val="es-ES"/>
        </w:rPr>
        <w:t xml:space="preserve"> Los tumores cerebrales pueden variar en tipo, tamaño, forma y ubicación. El modelo podría tener dificultades para detectar tumores menos comunes o con características atípicas.</w:t>
      </w:r>
    </w:p>
    <w:p w14:paraId="642E26BA" w14:textId="6A1E4E89"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Sensibilidad a Cambios en los Protocolos de Imagen:</w:t>
      </w:r>
      <w:r w:rsidRPr="00256F77">
        <w:rPr>
          <w:rFonts w:cs="Times New Roman"/>
          <w:szCs w:val="24"/>
          <w:lang w:val="es-ES"/>
        </w:rPr>
        <w:t xml:space="preserve"> Los protocolos de adquisición de imágenes pueden variar entre instituciones médicas y con el tiempo. El modelo puede no rendir tan bien si se presenta con imágenes adquiridas con protocolos diferentes a los utilizados en el conjunto de datos de entrenamiento.</w:t>
      </w:r>
    </w:p>
    <w:p w14:paraId="1D4AC368" w14:textId="2974995D"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Necesidad de Validación Clínica:</w:t>
      </w:r>
      <w:r w:rsidRPr="00256F77">
        <w:rPr>
          <w:rFonts w:cs="Times New Roman"/>
          <w:szCs w:val="24"/>
          <w:lang w:val="es-ES"/>
        </w:rPr>
        <w:t xml:space="preserve"> Aunque el modelo tiene un alto rendimiento en términos de métricas de evaluación, es esencial realizar estudios clínicos y validaciones en un entorno médico real antes de implementar el modelo en la práctica clínica.</w:t>
      </w:r>
    </w:p>
    <w:p w14:paraId="59724C64" w14:textId="159F9D5A" w:rsidR="003F6092" w:rsidRPr="00256F77" w:rsidRDefault="003F6092" w:rsidP="001908DD">
      <w:pPr>
        <w:pStyle w:val="ListParagraph"/>
        <w:numPr>
          <w:ilvl w:val="0"/>
          <w:numId w:val="17"/>
        </w:numPr>
        <w:ind w:left="284" w:right="-1" w:hanging="284"/>
        <w:jc w:val="both"/>
        <w:rPr>
          <w:rFonts w:cs="Times New Roman"/>
          <w:szCs w:val="24"/>
          <w:lang w:val="es-ES"/>
        </w:rPr>
      </w:pPr>
      <w:r w:rsidRPr="00256F77">
        <w:rPr>
          <w:rFonts w:cs="Times New Roman"/>
          <w:b/>
          <w:bCs/>
          <w:szCs w:val="24"/>
          <w:lang w:val="es-ES"/>
        </w:rPr>
        <w:t>Actualización Continua:</w:t>
      </w:r>
      <w:r w:rsidRPr="00256F77">
        <w:rPr>
          <w:rFonts w:cs="Times New Roman"/>
          <w:szCs w:val="24"/>
          <w:lang w:val="es-ES"/>
        </w:rPr>
        <w:t xml:space="preserve"> Los modelos de IA, incluidas las CNN, pueden volverse obsoletos con el tiempo debido a avances tecnológicos y cambios en la adquisición de imágenes y protocolos clínicos. El modelo requerirá una actualización constante para mantener su precisión y relevancia.</w:t>
      </w:r>
    </w:p>
    <w:p w14:paraId="0F10F9C6" w14:textId="64C22662" w:rsidR="0059314A" w:rsidRPr="00961116" w:rsidRDefault="003F6092" w:rsidP="00AC149B">
      <w:pPr>
        <w:spacing w:before="240"/>
        <w:ind w:right="-1"/>
        <w:jc w:val="both"/>
        <w:rPr>
          <w:rFonts w:cs="Times New Roman"/>
          <w:szCs w:val="24"/>
          <w:lang w:val="es-ES"/>
        </w:rPr>
      </w:pPr>
      <w:r>
        <w:rPr>
          <w:rFonts w:cs="Times New Roman"/>
          <w:szCs w:val="24"/>
          <w:lang w:val="es-ES"/>
        </w:rPr>
        <w:t>S</w:t>
      </w:r>
      <w:r w:rsidRPr="003F6092">
        <w:rPr>
          <w:rFonts w:cs="Times New Roman"/>
          <w:szCs w:val="24"/>
          <w:lang w:val="es-ES"/>
        </w:rPr>
        <w:t>i bien las redes neuronales convolucionales y la arquitectura VGGNet16 ofrecen avances significativos en el análisis de imágenes médicas, es fundamental considerar estas limitaciones y desafíos para garantizar un despliegue efectivo y seguro en un entorno clínico.</w:t>
      </w:r>
    </w:p>
    <w:p w14:paraId="11DC8E7A" w14:textId="6CC36254" w:rsidR="001D6364" w:rsidRPr="001D6364" w:rsidRDefault="0059314A" w:rsidP="001D6364">
      <w:pPr>
        <w:pStyle w:val="ListParagraph"/>
        <w:numPr>
          <w:ilvl w:val="0"/>
          <w:numId w:val="23"/>
        </w:numPr>
        <w:spacing w:before="240"/>
        <w:ind w:left="284" w:right="-1" w:hanging="295"/>
        <w:rPr>
          <w:rFonts w:cs="Times New Roman"/>
          <w:szCs w:val="24"/>
        </w:rPr>
      </w:pPr>
      <w:r w:rsidRPr="00A84878">
        <w:rPr>
          <w:b/>
          <w:bCs/>
          <w:lang w:val="es-ES"/>
        </w:rPr>
        <w:t>CONCLUSIONES</w:t>
      </w:r>
      <w:r w:rsidRPr="00AD047F">
        <w:rPr>
          <w:rFonts w:cs="Times New Roman"/>
          <w:szCs w:val="24"/>
        </w:rPr>
        <w:t xml:space="preserve"> </w:t>
      </w:r>
    </w:p>
    <w:p w14:paraId="765DB245" w14:textId="0EB85860" w:rsidR="001D6364" w:rsidRPr="001D6364" w:rsidRDefault="001D6364" w:rsidP="00AC149B">
      <w:pPr>
        <w:spacing w:before="240"/>
        <w:ind w:right="-1"/>
        <w:jc w:val="both"/>
        <w:rPr>
          <w:rFonts w:cs="Times New Roman"/>
          <w:szCs w:val="24"/>
          <w:lang w:val="es-ES"/>
        </w:rPr>
      </w:pPr>
      <w:r w:rsidRPr="001D6364">
        <w:rPr>
          <w:rFonts w:cs="Times New Roman"/>
          <w:szCs w:val="24"/>
          <w:lang w:val="es-ES"/>
        </w:rPr>
        <w:t>El estudio demuestra la eficacia de la arquitectura VGGNet16 en la clasificación de imágenes de radiografías cerebrales con y sin tumor cerebral. Las siguientes conclusiones se pueden derivar de los resultados y el proceso llevado a cabo:</w:t>
      </w:r>
    </w:p>
    <w:p w14:paraId="547C1A1E" w14:textId="5424504A" w:rsidR="001D6364" w:rsidRPr="00CA649B" w:rsidRDefault="001D6364" w:rsidP="007F7A00">
      <w:pPr>
        <w:pStyle w:val="ListParagraph"/>
        <w:numPr>
          <w:ilvl w:val="0"/>
          <w:numId w:val="17"/>
        </w:numPr>
        <w:ind w:left="284" w:right="-1" w:hanging="284"/>
        <w:jc w:val="both"/>
        <w:rPr>
          <w:rFonts w:cs="Times New Roman"/>
          <w:szCs w:val="24"/>
          <w:lang w:val="es-ES"/>
        </w:rPr>
      </w:pPr>
      <w:r w:rsidRPr="00B22A18">
        <w:rPr>
          <w:rFonts w:cs="Times New Roman"/>
          <w:b/>
          <w:bCs/>
          <w:szCs w:val="24"/>
          <w:lang w:val="es-ES"/>
        </w:rPr>
        <w:t>Potencial de las CNN en Imágenes Médicas:</w:t>
      </w:r>
      <w:r w:rsidRPr="00B22A18">
        <w:rPr>
          <w:rFonts w:cs="Times New Roman"/>
          <w:szCs w:val="24"/>
          <w:lang w:val="es-ES"/>
        </w:rPr>
        <w:t xml:space="preserve"> La utilización de redes neuronales convolucionales, en particular VGGNet16, ha demostrado su potencial para mejorar la precisión y eficiencia en el diagnóstico radiológico de patologías cerebrales. La capacidad de aprender representacione</w:t>
      </w:r>
      <w:r w:rsidR="007F7A00">
        <w:rPr>
          <w:rFonts w:cs="Times New Roman"/>
          <w:szCs w:val="24"/>
          <w:lang w:val="es-ES"/>
        </w:rPr>
        <w:t>s</w:t>
      </w:r>
      <w:r w:rsidR="00CA649B">
        <w:rPr>
          <w:rFonts w:cs="Times New Roman"/>
          <w:szCs w:val="24"/>
          <w:lang w:val="es-ES"/>
        </w:rPr>
        <w:t xml:space="preserve"> </w:t>
      </w:r>
      <w:r w:rsidRPr="00CA649B">
        <w:rPr>
          <w:rFonts w:cs="Times New Roman"/>
          <w:szCs w:val="24"/>
          <w:lang w:val="es-ES"/>
        </w:rPr>
        <w:lastRenderedPageBreak/>
        <w:t>jerárquicas de las imágenes resulta valiosa en la detección de patrones y estructuras complejas.</w:t>
      </w:r>
    </w:p>
    <w:p w14:paraId="6178802E" w14:textId="0831AC46" w:rsidR="001D6364" w:rsidRPr="00B22A18" w:rsidRDefault="001D6364" w:rsidP="001908DD">
      <w:pPr>
        <w:pStyle w:val="ListParagraph"/>
        <w:numPr>
          <w:ilvl w:val="0"/>
          <w:numId w:val="17"/>
        </w:numPr>
        <w:ind w:left="284" w:right="-1" w:hanging="284"/>
        <w:jc w:val="both"/>
        <w:rPr>
          <w:rFonts w:cs="Times New Roman"/>
          <w:szCs w:val="24"/>
          <w:lang w:val="es-ES"/>
        </w:rPr>
      </w:pPr>
      <w:r w:rsidRPr="00B22A18">
        <w:rPr>
          <w:rFonts w:cs="Times New Roman"/>
          <w:b/>
          <w:bCs/>
          <w:szCs w:val="24"/>
          <w:lang w:val="es-ES"/>
        </w:rPr>
        <w:t xml:space="preserve">Importancia del </w:t>
      </w:r>
      <w:r w:rsidR="00522436">
        <w:rPr>
          <w:rFonts w:cs="Times New Roman"/>
          <w:b/>
          <w:bCs/>
          <w:szCs w:val="24"/>
          <w:lang w:val="es-ES"/>
        </w:rPr>
        <w:t>p</w:t>
      </w:r>
      <w:r w:rsidRPr="00B22A18">
        <w:rPr>
          <w:rFonts w:cs="Times New Roman"/>
          <w:b/>
          <w:bCs/>
          <w:szCs w:val="24"/>
          <w:lang w:val="es-ES"/>
        </w:rPr>
        <w:t>reprocesamiento:</w:t>
      </w:r>
      <w:r w:rsidRPr="00B22A18">
        <w:rPr>
          <w:rFonts w:cs="Times New Roman"/>
          <w:szCs w:val="24"/>
          <w:lang w:val="es-ES"/>
        </w:rPr>
        <w:t xml:space="preserve"> El preprocesamiento adecuado de las imágenes es esencial para garantizar que el modelo reciba datos coherentes y relevantes. La normalización, eliminación de artefactos y redimensionamiento de las imágenes contribuyeron al rendimiento del modelo.</w:t>
      </w:r>
    </w:p>
    <w:p w14:paraId="5F56451B" w14:textId="1F9FC8F9" w:rsidR="001D6364" w:rsidRPr="00B22A18" w:rsidRDefault="001D6364" w:rsidP="001908DD">
      <w:pPr>
        <w:pStyle w:val="ListParagraph"/>
        <w:numPr>
          <w:ilvl w:val="0"/>
          <w:numId w:val="17"/>
        </w:numPr>
        <w:ind w:left="284" w:right="-1" w:hanging="284"/>
        <w:jc w:val="both"/>
        <w:rPr>
          <w:rFonts w:cs="Times New Roman"/>
          <w:szCs w:val="24"/>
          <w:lang w:val="es-ES"/>
        </w:rPr>
      </w:pPr>
      <w:r w:rsidRPr="00B22A18">
        <w:rPr>
          <w:rFonts w:cs="Times New Roman"/>
          <w:b/>
          <w:bCs/>
          <w:szCs w:val="24"/>
          <w:lang w:val="es-ES"/>
        </w:rPr>
        <w:t xml:space="preserve">Ajustes de </w:t>
      </w:r>
      <w:proofErr w:type="spellStart"/>
      <w:r w:rsidRPr="00B22A18">
        <w:rPr>
          <w:rFonts w:cs="Times New Roman"/>
          <w:b/>
          <w:bCs/>
          <w:szCs w:val="24"/>
          <w:lang w:val="es-ES"/>
        </w:rPr>
        <w:t>Hiperparámetros</w:t>
      </w:r>
      <w:proofErr w:type="spellEnd"/>
      <w:r w:rsidRPr="00B22A18">
        <w:rPr>
          <w:rFonts w:cs="Times New Roman"/>
          <w:b/>
          <w:bCs/>
          <w:szCs w:val="24"/>
          <w:lang w:val="es-ES"/>
        </w:rPr>
        <w:t>:</w:t>
      </w:r>
      <w:r w:rsidRPr="00B22A18">
        <w:rPr>
          <w:rFonts w:cs="Times New Roman"/>
          <w:szCs w:val="24"/>
          <w:lang w:val="es-ES"/>
        </w:rPr>
        <w:t xml:space="preserve"> La elección adecuada de </w:t>
      </w:r>
      <w:proofErr w:type="spellStart"/>
      <w:r w:rsidRPr="00B22A18">
        <w:rPr>
          <w:rFonts w:cs="Times New Roman"/>
          <w:szCs w:val="24"/>
          <w:lang w:val="es-ES"/>
        </w:rPr>
        <w:t>hiperparámetros</w:t>
      </w:r>
      <w:proofErr w:type="spellEnd"/>
      <w:r w:rsidRPr="00B22A18">
        <w:rPr>
          <w:rFonts w:cs="Times New Roman"/>
          <w:szCs w:val="24"/>
          <w:lang w:val="es-ES"/>
        </w:rPr>
        <w:t xml:space="preserve">, como el </w:t>
      </w:r>
      <w:proofErr w:type="spellStart"/>
      <w:r w:rsidRPr="00B22A18">
        <w:rPr>
          <w:rFonts w:cs="Times New Roman"/>
          <w:szCs w:val="24"/>
          <w:lang w:val="es-ES"/>
        </w:rPr>
        <w:t>Learning</w:t>
      </w:r>
      <w:proofErr w:type="spellEnd"/>
      <w:r w:rsidRPr="00B22A18">
        <w:rPr>
          <w:rFonts w:cs="Times New Roman"/>
          <w:szCs w:val="24"/>
          <w:lang w:val="es-ES"/>
        </w:rPr>
        <w:t xml:space="preserve"> </w:t>
      </w:r>
      <w:proofErr w:type="spellStart"/>
      <w:r w:rsidRPr="00B22A18">
        <w:rPr>
          <w:rFonts w:cs="Times New Roman"/>
          <w:szCs w:val="24"/>
          <w:lang w:val="es-ES"/>
        </w:rPr>
        <w:t>Rate</w:t>
      </w:r>
      <w:proofErr w:type="spellEnd"/>
      <w:r w:rsidRPr="00B22A18">
        <w:rPr>
          <w:rFonts w:cs="Times New Roman"/>
          <w:szCs w:val="24"/>
          <w:lang w:val="es-ES"/>
        </w:rPr>
        <w:t xml:space="preserve"> Schedule y </w:t>
      </w:r>
      <w:proofErr w:type="spellStart"/>
      <w:r w:rsidRPr="00B22A18">
        <w:rPr>
          <w:rFonts w:cs="Times New Roman"/>
          <w:szCs w:val="24"/>
          <w:lang w:val="es-ES"/>
        </w:rPr>
        <w:t>EarlyStopping</w:t>
      </w:r>
      <w:proofErr w:type="spellEnd"/>
      <w:r w:rsidRPr="00B22A18">
        <w:rPr>
          <w:rFonts w:cs="Times New Roman"/>
          <w:szCs w:val="24"/>
          <w:lang w:val="es-ES"/>
        </w:rPr>
        <w:t xml:space="preserve">, es crucial para un entrenamiento eficaz y para evitar el </w:t>
      </w:r>
      <w:proofErr w:type="spellStart"/>
      <w:r w:rsidRPr="00B22A18">
        <w:rPr>
          <w:rFonts w:cs="Times New Roman"/>
          <w:szCs w:val="24"/>
          <w:lang w:val="es-ES"/>
        </w:rPr>
        <w:t>sobreaprendizaje</w:t>
      </w:r>
      <w:proofErr w:type="spellEnd"/>
      <w:r w:rsidRPr="00B22A18">
        <w:rPr>
          <w:rFonts w:cs="Times New Roman"/>
          <w:szCs w:val="24"/>
          <w:lang w:val="es-ES"/>
        </w:rPr>
        <w:t xml:space="preserve"> del modelo.</w:t>
      </w:r>
    </w:p>
    <w:p w14:paraId="19BF6A66" w14:textId="75BA5E42" w:rsidR="00106521" w:rsidRPr="00106521" w:rsidRDefault="001D6364" w:rsidP="006538B4">
      <w:pPr>
        <w:pStyle w:val="ListParagraph"/>
        <w:numPr>
          <w:ilvl w:val="0"/>
          <w:numId w:val="17"/>
        </w:numPr>
        <w:ind w:left="284" w:right="-1" w:hanging="284"/>
        <w:jc w:val="both"/>
        <w:rPr>
          <w:rFonts w:cs="Times New Roman"/>
          <w:szCs w:val="24"/>
          <w:lang w:val="es-ES"/>
        </w:rPr>
      </w:pPr>
      <w:r w:rsidRPr="00B22A18">
        <w:rPr>
          <w:rFonts w:cs="Times New Roman"/>
          <w:b/>
          <w:bCs/>
          <w:szCs w:val="24"/>
          <w:lang w:val="es-ES"/>
        </w:rPr>
        <w:t>Alto Rendimiento del Modelo:</w:t>
      </w:r>
      <w:r w:rsidRPr="00B22A18">
        <w:rPr>
          <w:rFonts w:cs="Times New Roman"/>
          <w:szCs w:val="24"/>
          <w:lang w:val="es-ES"/>
        </w:rPr>
        <w:t xml:space="preserve"> El modelo entrenado alcanzó una alta exactitud del 98.68% en la predicción de imágenes de prueba, lo que sugiere que es capaz de identificar la presencia de un tumor cerebral en una radiografía cerebral con un alto grado de certeza.</w:t>
      </w:r>
    </w:p>
    <w:p w14:paraId="714B6639" w14:textId="10228C5B" w:rsidR="001D6364" w:rsidRPr="00B22A18" w:rsidRDefault="001D6364" w:rsidP="001908DD">
      <w:pPr>
        <w:pStyle w:val="ListParagraph"/>
        <w:numPr>
          <w:ilvl w:val="0"/>
          <w:numId w:val="17"/>
        </w:numPr>
        <w:ind w:left="284" w:right="-1" w:hanging="284"/>
        <w:jc w:val="both"/>
        <w:rPr>
          <w:rFonts w:cs="Times New Roman"/>
          <w:szCs w:val="24"/>
          <w:lang w:val="es-ES"/>
        </w:rPr>
      </w:pPr>
      <w:r w:rsidRPr="00B22A18">
        <w:rPr>
          <w:rFonts w:cs="Times New Roman"/>
          <w:b/>
          <w:bCs/>
          <w:szCs w:val="24"/>
          <w:lang w:val="es-ES"/>
        </w:rPr>
        <w:t>Validación y Aplicación Clínica:</w:t>
      </w:r>
      <w:r w:rsidRPr="00B22A18">
        <w:rPr>
          <w:rFonts w:cs="Times New Roman"/>
          <w:szCs w:val="24"/>
          <w:lang w:val="es-ES"/>
        </w:rPr>
        <w:t xml:space="preserve"> La validación del modelo utilizando el conjunto de imágenes separadas al comienzo del estudio y la comparación con la matriz del archivo CSV respaldan la capacidad del modelo para realizar predicciones precisas. Esto podría tener aplicaciones clínicas valiosas como una herramienta de apoyo para radiólogos en la detección temprana de tumores cerebrales.</w:t>
      </w:r>
    </w:p>
    <w:p w14:paraId="19A8DE03" w14:textId="26CCF4A1" w:rsidR="00AE0679" w:rsidRDefault="001D6364" w:rsidP="00522436">
      <w:pPr>
        <w:spacing w:before="240"/>
        <w:ind w:right="-1"/>
        <w:jc w:val="both"/>
        <w:rPr>
          <w:rFonts w:cs="Times New Roman"/>
          <w:szCs w:val="24"/>
          <w:lang w:val="es-ES"/>
        </w:rPr>
      </w:pPr>
      <w:r w:rsidRPr="001D6364">
        <w:rPr>
          <w:rFonts w:cs="Times New Roman"/>
          <w:szCs w:val="24"/>
          <w:lang w:val="es-ES"/>
        </w:rPr>
        <w:t xml:space="preserve">El estudio demuestra que la combinación de la arquitectura VGGNet16, técnicas de preprocesamiento y ajustes cuidadosos de </w:t>
      </w:r>
      <w:proofErr w:type="spellStart"/>
      <w:r w:rsidRPr="001D6364">
        <w:rPr>
          <w:rFonts w:cs="Times New Roman"/>
          <w:szCs w:val="24"/>
          <w:lang w:val="es-ES"/>
        </w:rPr>
        <w:t>hiperparámetros</w:t>
      </w:r>
      <w:proofErr w:type="spellEnd"/>
      <w:r w:rsidRPr="001D6364">
        <w:rPr>
          <w:rFonts w:cs="Times New Roman"/>
          <w:szCs w:val="24"/>
          <w:lang w:val="es-ES"/>
        </w:rPr>
        <w:t xml:space="preserve"> puede resultar en un modelo de CNN altamente preciso para la detección de tumores cerebrales en imágenes de radiografías. Los resultados respaldan la viabilidad de esta metodología en la práctica médica y resaltan el papel prometedor de la inteligencia artificial en el campo de la radiología.</w:t>
      </w:r>
    </w:p>
    <w:p w14:paraId="7C560B00" w14:textId="77777777" w:rsidR="0059151C" w:rsidRDefault="0059151C" w:rsidP="004526F5">
      <w:pPr>
        <w:rPr>
          <w:b/>
          <w:bCs/>
          <w:lang w:val="en-US"/>
        </w:rPr>
      </w:pPr>
    </w:p>
    <w:p w14:paraId="3599406F" w14:textId="0106C8E8" w:rsidR="00204433" w:rsidRPr="00E5560B" w:rsidRDefault="00194DC8" w:rsidP="004526F5">
      <w:pPr>
        <w:rPr>
          <w:b/>
          <w:bCs/>
          <w:lang w:val="en-US"/>
        </w:rPr>
      </w:pPr>
      <w:r w:rsidRPr="003828FF">
        <w:rPr>
          <w:b/>
          <w:bCs/>
          <w:lang w:val="en-US"/>
        </w:rPr>
        <w:t>REFERENCIAS</w:t>
      </w:r>
    </w:p>
    <w:sdt>
      <w:sdtPr>
        <w:id w:val="762268661"/>
        <w:docPartObj>
          <w:docPartGallery w:val="Bibliographies"/>
          <w:docPartUnique/>
        </w:docPartObj>
      </w:sdtPr>
      <w:sdtEndPr/>
      <w:sdtContent>
        <w:sdt>
          <w:sdtPr>
            <w:id w:val="-573587230"/>
            <w:bibliography/>
          </w:sdtPr>
          <w:sdtEndPr/>
          <w:sdtContent>
            <w:p w14:paraId="2BDB6A4A" w14:textId="77777777" w:rsidR="00DA1CB7" w:rsidRDefault="009941F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4404"/>
              </w:tblGrid>
              <w:tr w:rsidR="00DA1CB7" w14:paraId="1ED5A573" w14:textId="77777777">
                <w:trPr>
                  <w:divId w:val="1638299004"/>
                  <w:tblCellSpacing w:w="15" w:type="dxa"/>
                </w:trPr>
                <w:tc>
                  <w:tcPr>
                    <w:tcW w:w="50" w:type="pct"/>
                    <w:hideMark/>
                  </w:tcPr>
                  <w:p w14:paraId="35EF6B69" w14:textId="1B6FD217" w:rsidR="00DA1CB7" w:rsidRDefault="00DA1CB7">
                    <w:pPr>
                      <w:pStyle w:val="Bibliography"/>
                      <w:rPr>
                        <w:noProof/>
                        <w:kern w:val="0"/>
                        <w:szCs w:val="24"/>
                        <w:lang w:val="en-US"/>
                        <w14:ligatures w14:val="none"/>
                      </w:rPr>
                    </w:pPr>
                    <w:r>
                      <w:rPr>
                        <w:noProof/>
                        <w:lang w:val="en-US"/>
                      </w:rPr>
                      <w:t xml:space="preserve">[1] </w:t>
                    </w:r>
                  </w:p>
                </w:tc>
                <w:tc>
                  <w:tcPr>
                    <w:tcW w:w="0" w:type="auto"/>
                    <w:hideMark/>
                  </w:tcPr>
                  <w:p w14:paraId="3CF85B5C" w14:textId="77777777" w:rsidR="00DA1CB7" w:rsidRDefault="00DA1CB7">
                    <w:pPr>
                      <w:pStyle w:val="Bibliography"/>
                      <w:rPr>
                        <w:noProof/>
                        <w:lang w:val="en-US"/>
                      </w:rPr>
                    </w:pPr>
                    <w:r>
                      <w:rPr>
                        <w:noProof/>
                        <w:lang w:val="en-US"/>
                      </w:rPr>
                      <w:t xml:space="preserve">M. Yeung, E. Sala, C. B. Schönlieb and L. Rundo, "Unified Focal loss: Generalising Dice and cross entropy-based losses to handle class imbalanced medical image </w:t>
                    </w:r>
                    <w:r>
                      <w:rPr>
                        <w:noProof/>
                        <w:lang w:val="en-US"/>
                      </w:rPr>
                      <w:t xml:space="preserve">segmentation," </w:t>
                    </w:r>
                    <w:r>
                      <w:rPr>
                        <w:i/>
                        <w:iCs/>
                        <w:noProof/>
                        <w:lang w:val="en-US"/>
                      </w:rPr>
                      <w:t xml:space="preserve">Computerized Medical Imaging and Graphics, </w:t>
                    </w:r>
                    <w:r>
                      <w:rPr>
                        <w:noProof/>
                        <w:lang w:val="en-US"/>
                      </w:rPr>
                      <w:t xml:space="preserve">p. 95, 2022. </w:t>
                    </w:r>
                  </w:p>
                </w:tc>
              </w:tr>
              <w:tr w:rsidR="00DA1CB7" w14:paraId="40DD7C3C" w14:textId="77777777">
                <w:trPr>
                  <w:divId w:val="1638299004"/>
                  <w:tblCellSpacing w:w="15" w:type="dxa"/>
                </w:trPr>
                <w:tc>
                  <w:tcPr>
                    <w:tcW w:w="50" w:type="pct"/>
                    <w:hideMark/>
                  </w:tcPr>
                  <w:p w14:paraId="0538FC21" w14:textId="77777777" w:rsidR="00DA1CB7" w:rsidRDefault="00DA1CB7">
                    <w:pPr>
                      <w:pStyle w:val="Bibliography"/>
                      <w:rPr>
                        <w:noProof/>
                        <w:lang w:val="en-US"/>
                      </w:rPr>
                    </w:pPr>
                    <w:r>
                      <w:rPr>
                        <w:noProof/>
                        <w:lang w:val="en-US"/>
                      </w:rPr>
                      <w:t xml:space="preserve">[2] </w:t>
                    </w:r>
                  </w:p>
                </w:tc>
                <w:tc>
                  <w:tcPr>
                    <w:tcW w:w="0" w:type="auto"/>
                    <w:hideMark/>
                  </w:tcPr>
                  <w:p w14:paraId="762D3F2C" w14:textId="77777777" w:rsidR="00DA1CB7" w:rsidRDefault="00DA1CB7">
                    <w:pPr>
                      <w:pStyle w:val="Bibliography"/>
                      <w:rPr>
                        <w:noProof/>
                        <w:lang w:val="en-US"/>
                      </w:rPr>
                    </w:pPr>
                    <w:r>
                      <w:rPr>
                        <w:noProof/>
                        <w:lang w:val="en-US"/>
                      </w:rPr>
                      <w:t xml:space="preserve">A. S. I. H. Krizhevsky, "Imagenet classification with deep convolutional neural network," </w:t>
                    </w:r>
                    <w:r>
                      <w:rPr>
                        <w:i/>
                        <w:iCs/>
                        <w:noProof/>
                        <w:lang w:val="en-US"/>
                      </w:rPr>
                      <w:t xml:space="preserve">Advances in Neural Information Processing Systems, </w:t>
                    </w:r>
                    <w:r>
                      <w:rPr>
                        <w:noProof/>
                        <w:lang w:val="en-US"/>
                      </w:rPr>
                      <w:t xml:space="preserve">pp. p. 1097-1105, 2012. </w:t>
                    </w:r>
                  </w:p>
                </w:tc>
              </w:tr>
              <w:tr w:rsidR="00DA1CB7" w14:paraId="07C0F045" w14:textId="77777777">
                <w:trPr>
                  <w:divId w:val="1638299004"/>
                  <w:tblCellSpacing w:w="15" w:type="dxa"/>
                </w:trPr>
                <w:tc>
                  <w:tcPr>
                    <w:tcW w:w="50" w:type="pct"/>
                    <w:hideMark/>
                  </w:tcPr>
                  <w:p w14:paraId="0BF3F061" w14:textId="77777777" w:rsidR="00DA1CB7" w:rsidRDefault="00DA1CB7">
                    <w:pPr>
                      <w:pStyle w:val="Bibliography"/>
                      <w:rPr>
                        <w:noProof/>
                        <w:lang w:val="en-US"/>
                      </w:rPr>
                    </w:pPr>
                    <w:r>
                      <w:rPr>
                        <w:noProof/>
                        <w:lang w:val="en-US"/>
                      </w:rPr>
                      <w:t xml:space="preserve">[3] </w:t>
                    </w:r>
                  </w:p>
                </w:tc>
                <w:tc>
                  <w:tcPr>
                    <w:tcW w:w="0" w:type="auto"/>
                    <w:hideMark/>
                  </w:tcPr>
                  <w:p w14:paraId="28595FE7" w14:textId="77777777" w:rsidR="00DA1CB7" w:rsidRDefault="00DA1CB7">
                    <w:pPr>
                      <w:pStyle w:val="Bibliography"/>
                      <w:rPr>
                        <w:noProof/>
                        <w:lang w:val="en-US"/>
                      </w:rPr>
                    </w:pPr>
                    <w:r>
                      <w:rPr>
                        <w:noProof/>
                        <w:lang w:val="en-US"/>
                      </w:rPr>
                      <w:t xml:space="preserve">K. Simonyan and A. Zisserman, "Very Deep Convolutional Networks for Large-Scale Image Recognition," Sep. 2014. </w:t>
                    </w:r>
                  </w:p>
                </w:tc>
              </w:tr>
              <w:tr w:rsidR="00DA1CB7" w14:paraId="3903D501" w14:textId="77777777">
                <w:trPr>
                  <w:divId w:val="1638299004"/>
                  <w:tblCellSpacing w:w="15" w:type="dxa"/>
                </w:trPr>
                <w:tc>
                  <w:tcPr>
                    <w:tcW w:w="50" w:type="pct"/>
                    <w:hideMark/>
                  </w:tcPr>
                  <w:p w14:paraId="0FCE4842" w14:textId="77777777" w:rsidR="00DA1CB7" w:rsidRDefault="00DA1CB7">
                    <w:pPr>
                      <w:pStyle w:val="Bibliography"/>
                      <w:rPr>
                        <w:noProof/>
                        <w:lang w:val="en-US"/>
                      </w:rPr>
                    </w:pPr>
                    <w:r>
                      <w:rPr>
                        <w:noProof/>
                        <w:lang w:val="en-US"/>
                      </w:rPr>
                      <w:t xml:space="preserve">[4] </w:t>
                    </w:r>
                  </w:p>
                </w:tc>
                <w:tc>
                  <w:tcPr>
                    <w:tcW w:w="0" w:type="auto"/>
                    <w:hideMark/>
                  </w:tcPr>
                  <w:p w14:paraId="77B6C080" w14:textId="77777777" w:rsidR="00DA1CB7" w:rsidRDefault="00DA1CB7">
                    <w:pPr>
                      <w:pStyle w:val="Bibliography"/>
                      <w:rPr>
                        <w:noProof/>
                        <w:lang w:val="en-US"/>
                      </w:rPr>
                    </w:pPr>
                    <w:r>
                      <w:rPr>
                        <w:noProof/>
                        <w:lang w:val="en-US"/>
                      </w:rPr>
                      <w:t xml:space="preserve">S. M., K. S., M. K., W. W., U. A. and B. S. W., "Multi-grade brain tumor classification using deep CNN with extensive data augmentation," </w:t>
                    </w:r>
                    <w:r>
                      <w:rPr>
                        <w:i/>
                        <w:iCs/>
                        <w:noProof/>
                        <w:lang w:val="en-US"/>
                      </w:rPr>
                      <w:t xml:space="preserve">J Comput Sci, </w:t>
                    </w:r>
                    <w:r>
                      <w:rPr>
                        <w:noProof/>
                        <w:lang w:val="en-US"/>
                      </w:rPr>
                      <w:t xml:space="preserve">vol. vol. 30, 2019. </w:t>
                    </w:r>
                  </w:p>
                </w:tc>
              </w:tr>
              <w:tr w:rsidR="00DA1CB7" w14:paraId="48DA0F91" w14:textId="77777777">
                <w:trPr>
                  <w:divId w:val="1638299004"/>
                  <w:tblCellSpacing w:w="15" w:type="dxa"/>
                </w:trPr>
                <w:tc>
                  <w:tcPr>
                    <w:tcW w:w="50" w:type="pct"/>
                    <w:hideMark/>
                  </w:tcPr>
                  <w:p w14:paraId="630F4D6B" w14:textId="77777777" w:rsidR="00DA1CB7" w:rsidRDefault="00DA1CB7">
                    <w:pPr>
                      <w:pStyle w:val="Bibliography"/>
                      <w:rPr>
                        <w:noProof/>
                        <w:lang w:val="en-US"/>
                      </w:rPr>
                    </w:pPr>
                    <w:r>
                      <w:rPr>
                        <w:noProof/>
                        <w:lang w:val="en-US"/>
                      </w:rPr>
                      <w:t xml:space="preserve">[5] </w:t>
                    </w:r>
                  </w:p>
                </w:tc>
                <w:tc>
                  <w:tcPr>
                    <w:tcW w:w="0" w:type="auto"/>
                    <w:hideMark/>
                  </w:tcPr>
                  <w:p w14:paraId="5D19FBB4" w14:textId="77777777" w:rsidR="00DA1CB7" w:rsidRDefault="00DA1CB7">
                    <w:pPr>
                      <w:pStyle w:val="Bibliography"/>
                      <w:rPr>
                        <w:noProof/>
                        <w:lang w:val="en-US"/>
                      </w:rPr>
                    </w:pPr>
                    <w:r>
                      <w:rPr>
                        <w:noProof/>
                        <w:lang w:val="en-US"/>
                      </w:rPr>
                      <w:t xml:space="preserve">M. A. Boden, Inteligencia artificial, Madrid: Turner, 2017. </w:t>
                    </w:r>
                  </w:p>
                </w:tc>
              </w:tr>
              <w:tr w:rsidR="00DA1CB7" w14:paraId="79DE22EB" w14:textId="77777777">
                <w:trPr>
                  <w:divId w:val="1638299004"/>
                  <w:tblCellSpacing w:w="15" w:type="dxa"/>
                </w:trPr>
                <w:tc>
                  <w:tcPr>
                    <w:tcW w:w="50" w:type="pct"/>
                    <w:hideMark/>
                  </w:tcPr>
                  <w:p w14:paraId="70940C15" w14:textId="77777777" w:rsidR="00DA1CB7" w:rsidRDefault="00DA1CB7">
                    <w:pPr>
                      <w:pStyle w:val="Bibliography"/>
                      <w:rPr>
                        <w:noProof/>
                        <w:lang w:val="en-US"/>
                      </w:rPr>
                    </w:pPr>
                    <w:r>
                      <w:rPr>
                        <w:noProof/>
                        <w:lang w:val="en-US"/>
                      </w:rPr>
                      <w:t xml:space="preserve">[6] </w:t>
                    </w:r>
                  </w:p>
                </w:tc>
                <w:tc>
                  <w:tcPr>
                    <w:tcW w:w="0" w:type="auto"/>
                    <w:hideMark/>
                  </w:tcPr>
                  <w:p w14:paraId="7AA07CBC" w14:textId="77777777" w:rsidR="00DA1CB7" w:rsidRDefault="00DA1CB7">
                    <w:pPr>
                      <w:pStyle w:val="Bibliography"/>
                      <w:rPr>
                        <w:noProof/>
                        <w:lang w:val="en-US"/>
                      </w:rPr>
                    </w:pPr>
                    <w:r>
                      <w:rPr>
                        <w:noProof/>
                        <w:lang w:val="en-US"/>
                      </w:rPr>
                      <w:t xml:space="preserve">A. M. Turing, "Computing Machinery and Intelligence," </w:t>
                    </w:r>
                    <w:r>
                      <w:rPr>
                        <w:i/>
                        <w:iCs/>
                        <w:noProof/>
                        <w:lang w:val="en-US"/>
                      </w:rPr>
                      <w:t xml:space="preserve">Mind 49, </w:t>
                    </w:r>
                    <w:r>
                      <w:rPr>
                        <w:noProof/>
                        <w:lang w:val="en-US"/>
                      </w:rPr>
                      <w:t xml:space="preserve">pp. 433-460, 1950. </w:t>
                    </w:r>
                  </w:p>
                </w:tc>
              </w:tr>
              <w:tr w:rsidR="00DA1CB7" w14:paraId="1D976578" w14:textId="77777777">
                <w:trPr>
                  <w:divId w:val="1638299004"/>
                  <w:tblCellSpacing w:w="15" w:type="dxa"/>
                </w:trPr>
                <w:tc>
                  <w:tcPr>
                    <w:tcW w:w="50" w:type="pct"/>
                    <w:hideMark/>
                  </w:tcPr>
                  <w:p w14:paraId="59EE7D7E" w14:textId="77777777" w:rsidR="00DA1CB7" w:rsidRDefault="00DA1CB7">
                    <w:pPr>
                      <w:pStyle w:val="Bibliography"/>
                      <w:rPr>
                        <w:noProof/>
                        <w:lang w:val="en-US"/>
                      </w:rPr>
                    </w:pPr>
                    <w:r>
                      <w:rPr>
                        <w:noProof/>
                        <w:lang w:val="en-US"/>
                      </w:rPr>
                      <w:t xml:space="preserve">[7] </w:t>
                    </w:r>
                  </w:p>
                </w:tc>
                <w:tc>
                  <w:tcPr>
                    <w:tcW w:w="0" w:type="auto"/>
                    <w:hideMark/>
                  </w:tcPr>
                  <w:p w14:paraId="2D5128CF" w14:textId="77777777" w:rsidR="00DA1CB7" w:rsidRDefault="00DA1CB7">
                    <w:pPr>
                      <w:pStyle w:val="Bibliography"/>
                      <w:rPr>
                        <w:noProof/>
                        <w:lang w:val="en-US"/>
                      </w:rPr>
                    </w:pPr>
                    <w:r>
                      <w:rPr>
                        <w:noProof/>
                        <w:lang w:val="en-US"/>
                      </w:rPr>
                      <w:t xml:space="preserve">M. d. C. Expósito Gallardo and R. Ávila Ávila, "Aplicaciones de la inteligencia artificial en la Medicina: perspectivas y problemas," </w:t>
                    </w:r>
                    <w:r>
                      <w:rPr>
                        <w:i/>
                        <w:iCs/>
                        <w:noProof/>
                        <w:lang w:val="en-US"/>
                      </w:rPr>
                      <w:t xml:space="preserve">Acimed, </w:t>
                    </w:r>
                    <w:r>
                      <w:rPr>
                        <w:noProof/>
                        <w:lang w:val="en-US"/>
                      </w:rPr>
                      <w:t xml:space="preserve">vol. 17, no. 5, pp. 0-0, 2008. </w:t>
                    </w:r>
                  </w:p>
                </w:tc>
              </w:tr>
              <w:tr w:rsidR="00DA1CB7" w14:paraId="529D7A89" w14:textId="77777777">
                <w:trPr>
                  <w:divId w:val="1638299004"/>
                  <w:tblCellSpacing w:w="15" w:type="dxa"/>
                </w:trPr>
                <w:tc>
                  <w:tcPr>
                    <w:tcW w:w="50" w:type="pct"/>
                    <w:hideMark/>
                  </w:tcPr>
                  <w:p w14:paraId="541C5F05" w14:textId="77777777" w:rsidR="00DA1CB7" w:rsidRDefault="00DA1CB7">
                    <w:pPr>
                      <w:pStyle w:val="Bibliography"/>
                      <w:rPr>
                        <w:noProof/>
                        <w:lang w:val="en-US"/>
                      </w:rPr>
                    </w:pPr>
                    <w:r>
                      <w:rPr>
                        <w:noProof/>
                        <w:lang w:val="en-US"/>
                      </w:rPr>
                      <w:t xml:space="preserve">[8] </w:t>
                    </w:r>
                  </w:p>
                </w:tc>
                <w:tc>
                  <w:tcPr>
                    <w:tcW w:w="0" w:type="auto"/>
                    <w:hideMark/>
                  </w:tcPr>
                  <w:p w14:paraId="5F762605" w14:textId="77777777" w:rsidR="00DA1CB7" w:rsidRDefault="00DA1CB7">
                    <w:pPr>
                      <w:pStyle w:val="Bibliography"/>
                      <w:rPr>
                        <w:noProof/>
                        <w:lang w:val="en-US"/>
                      </w:rPr>
                    </w:pPr>
                    <w:r>
                      <w:rPr>
                        <w:noProof/>
                        <w:lang w:val="en-US"/>
                      </w:rPr>
                      <w:t xml:space="preserve">K. D. Sarvamangala and R. V, "Convolutional neural networks in medical image understanding: a survey," </w:t>
                    </w:r>
                    <w:r>
                      <w:rPr>
                        <w:i/>
                        <w:iCs/>
                        <w:noProof/>
                        <w:lang w:val="en-US"/>
                      </w:rPr>
                      <w:t xml:space="preserve">Evolutionary intelligence, </w:t>
                    </w:r>
                    <w:r>
                      <w:rPr>
                        <w:noProof/>
                        <w:lang w:val="en-US"/>
                      </w:rPr>
                      <w:t xml:space="preserve">vol. 15, no. 1, pp. 1--22, 2022. </w:t>
                    </w:r>
                  </w:p>
                </w:tc>
              </w:tr>
              <w:tr w:rsidR="00DA1CB7" w14:paraId="7AD2750D" w14:textId="77777777">
                <w:trPr>
                  <w:divId w:val="1638299004"/>
                  <w:tblCellSpacing w:w="15" w:type="dxa"/>
                </w:trPr>
                <w:tc>
                  <w:tcPr>
                    <w:tcW w:w="50" w:type="pct"/>
                    <w:hideMark/>
                  </w:tcPr>
                  <w:p w14:paraId="7E72C91C" w14:textId="77777777" w:rsidR="00DA1CB7" w:rsidRDefault="00DA1CB7">
                    <w:pPr>
                      <w:pStyle w:val="Bibliography"/>
                      <w:rPr>
                        <w:noProof/>
                        <w:lang w:val="en-US"/>
                      </w:rPr>
                    </w:pPr>
                    <w:r>
                      <w:rPr>
                        <w:noProof/>
                        <w:lang w:val="en-US"/>
                      </w:rPr>
                      <w:t xml:space="preserve">[9] </w:t>
                    </w:r>
                  </w:p>
                </w:tc>
                <w:tc>
                  <w:tcPr>
                    <w:tcW w:w="0" w:type="auto"/>
                    <w:hideMark/>
                  </w:tcPr>
                  <w:p w14:paraId="149A343B" w14:textId="77777777" w:rsidR="00DA1CB7" w:rsidRDefault="00DA1CB7">
                    <w:pPr>
                      <w:pStyle w:val="Bibliography"/>
                      <w:rPr>
                        <w:noProof/>
                        <w:lang w:val="en-US"/>
                      </w:rPr>
                    </w:pPr>
                    <w:r>
                      <w:rPr>
                        <w:noProof/>
                        <w:lang w:val="en-US"/>
                      </w:rPr>
                      <w:t xml:space="preserve">S. O. Lugo-Reyes, G. Maldonado-Colín and C. Murata, "Inteligencia artificial para asistir el diagnóstico clínico en medicina," </w:t>
                    </w:r>
                    <w:r>
                      <w:rPr>
                        <w:i/>
                        <w:iCs/>
                        <w:noProof/>
                        <w:lang w:val="en-US"/>
                      </w:rPr>
                      <w:t xml:space="preserve">Revista Alergia México, </w:t>
                    </w:r>
                    <w:r>
                      <w:rPr>
                        <w:noProof/>
                        <w:lang w:val="en-US"/>
                      </w:rPr>
                      <w:t xml:space="preserve">vol. 61, no. 2, pp. 110-120, 2014. </w:t>
                    </w:r>
                  </w:p>
                </w:tc>
              </w:tr>
              <w:tr w:rsidR="00DA1CB7" w14:paraId="076C1EDB" w14:textId="77777777">
                <w:trPr>
                  <w:divId w:val="1638299004"/>
                  <w:tblCellSpacing w:w="15" w:type="dxa"/>
                </w:trPr>
                <w:tc>
                  <w:tcPr>
                    <w:tcW w:w="50" w:type="pct"/>
                    <w:hideMark/>
                  </w:tcPr>
                  <w:p w14:paraId="76E167B5" w14:textId="77777777" w:rsidR="00DA1CB7" w:rsidRDefault="00DA1CB7">
                    <w:pPr>
                      <w:pStyle w:val="Bibliography"/>
                      <w:rPr>
                        <w:noProof/>
                        <w:lang w:val="en-US"/>
                      </w:rPr>
                    </w:pPr>
                    <w:r>
                      <w:rPr>
                        <w:noProof/>
                        <w:lang w:val="en-US"/>
                      </w:rPr>
                      <w:t xml:space="preserve">[10] </w:t>
                    </w:r>
                  </w:p>
                </w:tc>
                <w:tc>
                  <w:tcPr>
                    <w:tcW w:w="0" w:type="auto"/>
                    <w:hideMark/>
                  </w:tcPr>
                  <w:p w14:paraId="405491DA" w14:textId="77777777" w:rsidR="00DA1CB7" w:rsidRDefault="00DA1CB7">
                    <w:pPr>
                      <w:pStyle w:val="Bibliography"/>
                      <w:rPr>
                        <w:noProof/>
                        <w:lang w:val="en-US"/>
                      </w:rPr>
                    </w:pPr>
                    <w:r>
                      <w:rPr>
                        <w:noProof/>
                        <w:lang w:val="en-US"/>
                      </w:rPr>
                      <w:t xml:space="preserve">D. Sarvamangala and R. V. Kulkarni, "Convolutional neural networks in medical image understanding: a survey," </w:t>
                    </w:r>
                    <w:r>
                      <w:rPr>
                        <w:i/>
                        <w:iCs/>
                        <w:noProof/>
                        <w:lang w:val="en-US"/>
                      </w:rPr>
                      <w:t xml:space="preserve">Evolutionary intelligence, </w:t>
                    </w:r>
                    <w:r>
                      <w:rPr>
                        <w:noProof/>
                        <w:lang w:val="en-US"/>
                      </w:rPr>
                      <w:t xml:space="preserve">vol. 15, no. 1, pp. 1-22, 2022. </w:t>
                    </w:r>
                  </w:p>
                </w:tc>
              </w:tr>
              <w:tr w:rsidR="00DA1CB7" w14:paraId="5F7C09DE" w14:textId="77777777">
                <w:trPr>
                  <w:divId w:val="1638299004"/>
                  <w:tblCellSpacing w:w="15" w:type="dxa"/>
                </w:trPr>
                <w:tc>
                  <w:tcPr>
                    <w:tcW w:w="50" w:type="pct"/>
                    <w:hideMark/>
                  </w:tcPr>
                  <w:p w14:paraId="59E8760C" w14:textId="77777777" w:rsidR="00DA1CB7" w:rsidRDefault="00DA1CB7">
                    <w:pPr>
                      <w:pStyle w:val="Bibliography"/>
                      <w:rPr>
                        <w:noProof/>
                        <w:lang w:val="en-US"/>
                      </w:rPr>
                    </w:pPr>
                    <w:r>
                      <w:rPr>
                        <w:noProof/>
                        <w:lang w:val="en-US"/>
                      </w:rPr>
                      <w:t xml:space="preserve">[11] </w:t>
                    </w:r>
                  </w:p>
                </w:tc>
                <w:tc>
                  <w:tcPr>
                    <w:tcW w:w="0" w:type="auto"/>
                    <w:hideMark/>
                  </w:tcPr>
                  <w:p w14:paraId="460596EE" w14:textId="77777777" w:rsidR="00DA1CB7" w:rsidRDefault="00DA1CB7">
                    <w:pPr>
                      <w:pStyle w:val="Bibliography"/>
                      <w:rPr>
                        <w:noProof/>
                        <w:lang w:val="en-US"/>
                      </w:rPr>
                    </w:pPr>
                    <w:r>
                      <w:rPr>
                        <w:noProof/>
                        <w:lang w:val="en-US"/>
                      </w:rPr>
                      <w:t>O. Russakovsky, J. Deng, H. Su, J. Krause, S. Satheesh, S. Ma, Z. Huang, A. Karpathy, A. Khosla, M. Bernstein, A. C. Berg and L. Fei-Fei., "Desafío de reconocimiento visual a gran escala de ImageNet.," IJCV, 2015.</w:t>
                    </w:r>
                  </w:p>
                </w:tc>
              </w:tr>
              <w:tr w:rsidR="00DA1CB7" w14:paraId="63F81395" w14:textId="77777777">
                <w:trPr>
                  <w:divId w:val="1638299004"/>
                  <w:tblCellSpacing w:w="15" w:type="dxa"/>
                </w:trPr>
                <w:tc>
                  <w:tcPr>
                    <w:tcW w:w="50" w:type="pct"/>
                    <w:hideMark/>
                  </w:tcPr>
                  <w:p w14:paraId="34936895" w14:textId="77777777" w:rsidR="00DA1CB7" w:rsidRDefault="00DA1CB7">
                    <w:pPr>
                      <w:pStyle w:val="Bibliography"/>
                      <w:rPr>
                        <w:noProof/>
                        <w:lang w:val="en-US"/>
                      </w:rPr>
                    </w:pPr>
                    <w:r>
                      <w:rPr>
                        <w:noProof/>
                        <w:lang w:val="en-US"/>
                      </w:rPr>
                      <w:lastRenderedPageBreak/>
                      <w:t xml:space="preserve">[12] </w:t>
                    </w:r>
                  </w:p>
                </w:tc>
                <w:tc>
                  <w:tcPr>
                    <w:tcW w:w="0" w:type="auto"/>
                    <w:hideMark/>
                  </w:tcPr>
                  <w:p w14:paraId="161FFB4A" w14:textId="77777777" w:rsidR="00DA1CB7" w:rsidRDefault="00DA1CB7">
                    <w:pPr>
                      <w:pStyle w:val="Bibliography"/>
                      <w:rPr>
                        <w:noProof/>
                        <w:lang w:val="en-US"/>
                      </w:rPr>
                    </w:pPr>
                    <w:r>
                      <w:rPr>
                        <w:noProof/>
                        <w:lang w:val="en-US"/>
                      </w:rPr>
                      <w:t xml:space="preserve">S. J. Raja, P. Pitchai and R, "An automated early detection of glaucoma using support vector machine based visual geometry group 19 (VGG-19) convolutional neural network," </w:t>
                    </w:r>
                    <w:r>
                      <w:rPr>
                        <w:i/>
                        <w:iCs/>
                        <w:noProof/>
                        <w:lang w:val="en-US"/>
                      </w:rPr>
                      <w:t xml:space="preserve">Wireless Personal Communications, </w:t>
                    </w:r>
                    <w:r>
                      <w:rPr>
                        <w:noProof/>
                        <w:lang w:val="en-US"/>
                      </w:rPr>
                      <w:t xml:space="preserve">vol. 118, pp. 523--534, 2021. </w:t>
                    </w:r>
                  </w:p>
                </w:tc>
              </w:tr>
              <w:tr w:rsidR="00DA1CB7" w14:paraId="5DFEA15D" w14:textId="77777777">
                <w:trPr>
                  <w:divId w:val="1638299004"/>
                  <w:tblCellSpacing w:w="15" w:type="dxa"/>
                </w:trPr>
                <w:tc>
                  <w:tcPr>
                    <w:tcW w:w="50" w:type="pct"/>
                    <w:hideMark/>
                  </w:tcPr>
                  <w:p w14:paraId="3F1422D4" w14:textId="77777777" w:rsidR="00DA1CB7" w:rsidRDefault="00DA1CB7">
                    <w:pPr>
                      <w:pStyle w:val="Bibliography"/>
                      <w:rPr>
                        <w:noProof/>
                        <w:lang w:val="en-US"/>
                      </w:rPr>
                    </w:pPr>
                    <w:r>
                      <w:rPr>
                        <w:noProof/>
                        <w:lang w:val="en-US"/>
                      </w:rPr>
                      <w:t xml:space="preserve">[13] </w:t>
                    </w:r>
                  </w:p>
                </w:tc>
                <w:tc>
                  <w:tcPr>
                    <w:tcW w:w="0" w:type="auto"/>
                    <w:hideMark/>
                  </w:tcPr>
                  <w:p w14:paraId="028907D8" w14:textId="77777777" w:rsidR="00DA1CB7" w:rsidRDefault="00DA1CB7">
                    <w:pPr>
                      <w:pStyle w:val="Bibliography"/>
                      <w:rPr>
                        <w:noProof/>
                        <w:lang w:val="en-US"/>
                      </w:rPr>
                    </w:pPr>
                    <w:r>
                      <w:rPr>
                        <w:noProof/>
                        <w:lang w:val="en-US"/>
                      </w:rPr>
                      <w:t xml:space="preserve">S. R. Shah, S. Qadri, H. Bibi, S. M. W. Shah, M. I. Sharif and F. Marinello, "Comparing Inception V3, VGG 16, VGG 19, CNN, and ResNet 50: A Case Study on Early Detection of a Rice Disease," </w:t>
                    </w:r>
                    <w:r>
                      <w:rPr>
                        <w:i/>
                        <w:iCs/>
                        <w:noProof/>
                        <w:lang w:val="en-US"/>
                      </w:rPr>
                      <w:t xml:space="preserve">Agronomy, </w:t>
                    </w:r>
                    <w:r>
                      <w:rPr>
                        <w:noProof/>
                        <w:lang w:val="en-US"/>
                      </w:rPr>
                      <w:t xml:space="preserve">vol. 13, no. 6, p. 1633, 2023. </w:t>
                    </w:r>
                  </w:p>
                </w:tc>
              </w:tr>
              <w:tr w:rsidR="00DA1CB7" w14:paraId="10425097" w14:textId="77777777">
                <w:trPr>
                  <w:divId w:val="1638299004"/>
                  <w:tblCellSpacing w:w="15" w:type="dxa"/>
                </w:trPr>
                <w:tc>
                  <w:tcPr>
                    <w:tcW w:w="50" w:type="pct"/>
                    <w:hideMark/>
                  </w:tcPr>
                  <w:p w14:paraId="0C8159F6" w14:textId="77777777" w:rsidR="00DA1CB7" w:rsidRDefault="00DA1CB7">
                    <w:pPr>
                      <w:pStyle w:val="Bibliography"/>
                      <w:rPr>
                        <w:noProof/>
                        <w:lang w:val="en-US"/>
                      </w:rPr>
                    </w:pPr>
                    <w:r>
                      <w:rPr>
                        <w:noProof/>
                        <w:lang w:val="en-US"/>
                      </w:rPr>
                      <w:t xml:space="preserve">[14] </w:t>
                    </w:r>
                  </w:p>
                </w:tc>
                <w:tc>
                  <w:tcPr>
                    <w:tcW w:w="0" w:type="auto"/>
                    <w:hideMark/>
                  </w:tcPr>
                  <w:p w14:paraId="5964EF6F" w14:textId="77777777" w:rsidR="00DA1CB7" w:rsidRDefault="00DA1CB7">
                    <w:pPr>
                      <w:pStyle w:val="Bibliography"/>
                      <w:rPr>
                        <w:noProof/>
                        <w:lang w:val="en-US"/>
                      </w:rPr>
                    </w:pPr>
                    <w:r>
                      <w:rPr>
                        <w:noProof/>
                        <w:lang w:val="en-US"/>
                      </w:rPr>
                      <w:t xml:space="preserve">R. Cuenca, "La génesis del uso de las radiaciones en la medicina," </w:t>
                    </w:r>
                    <w:r>
                      <w:rPr>
                        <w:i/>
                        <w:iCs/>
                        <w:noProof/>
                        <w:lang w:val="en-US"/>
                      </w:rPr>
                      <w:t xml:space="preserve">Colombia Médica, </w:t>
                    </w:r>
                    <w:r>
                      <w:rPr>
                        <w:noProof/>
                        <w:lang w:val="en-US"/>
                      </w:rPr>
                      <w:t xml:space="preserve">vol. 28, no. 1, pp. 34-41, 1997. </w:t>
                    </w:r>
                  </w:p>
                </w:tc>
              </w:tr>
              <w:tr w:rsidR="00DA1CB7" w14:paraId="6B998B45" w14:textId="77777777">
                <w:trPr>
                  <w:divId w:val="1638299004"/>
                  <w:tblCellSpacing w:w="15" w:type="dxa"/>
                </w:trPr>
                <w:tc>
                  <w:tcPr>
                    <w:tcW w:w="50" w:type="pct"/>
                    <w:hideMark/>
                  </w:tcPr>
                  <w:p w14:paraId="5B1A6D79" w14:textId="77777777" w:rsidR="00DA1CB7" w:rsidRDefault="00DA1CB7">
                    <w:pPr>
                      <w:pStyle w:val="Bibliography"/>
                      <w:rPr>
                        <w:noProof/>
                        <w:lang w:val="en-US"/>
                      </w:rPr>
                    </w:pPr>
                    <w:r>
                      <w:rPr>
                        <w:noProof/>
                        <w:lang w:val="en-US"/>
                      </w:rPr>
                      <w:t xml:space="preserve">[15] </w:t>
                    </w:r>
                  </w:p>
                </w:tc>
                <w:tc>
                  <w:tcPr>
                    <w:tcW w:w="0" w:type="auto"/>
                    <w:hideMark/>
                  </w:tcPr>
                  <w:p w14:paraId="1FE692C6" w14:textId="77777777" w:rsidR="00DA1CB7" w:rsidRDefault="00DA1CB7">
                    <w:pPr>
                      <w:pStyle w:val="Bibliography"/>
                      <w:rPr>
                        <w:noProof/>
                        <w:lang w:val="en-US"/>
                      </w:rPr>
                    </w:pPr>
                    <w:r>
                      <w:rPr>
                        <w:noProof/>
                        <w:lang w:val="en-US"/>
                      </w:rPr>
                      <w:t xml:space="preserve">M. R. Villafuerte and A. Martínez-Dávalos, "El uso de los rayos X en la medicina," </w:t>
                    </w:r>
                    <w:r>
                      <w:rPr>
                        <w:i/>
                        <w:iCs/>
                        <w:noProof/>
                        <w:lang w:val="en-US"/>
                      </w:rPr>
                      <w:t xml:space="preserve">Boletín de la Sociedad Mexicana de Física, </w:t>
                    </w:r>
                    <w:r>
                      <w:rPr>
                        <w:noProof/>
                        <w:lang w:val="en-US"/>
                      </w:rPr>
                      <w:t xml:space="preserve">vol. 9, no. 4, pp. 213-218, 1995. </w:t>
                    </w:r>
                  </w:p>
                </w:tc>
              </w:tr>
              <w:tr w:rsidR="00DA1CB7" w14:paraId="5E00E619" w14:textId="77777777">
                <w:trPr>
                  <w:divId w:val="1638299004"/>
                  <w:tblCellSpacing w:w="15" w:type="dxa"/>
                </w:trPr>
                <w:tc>
                  <w:tcPr>
                    <w:tcW w:w="50" w:type="pct"/>
                    <w:hideMark/>
                  </w:tcPr>
                  <w:p w14:paraId="7C80D1FF" w14:textId="77777777" w:rsidR="00DA1CB7" w:rsidRDefault="00DA1CB7">
                    <w:pPr>
                      <w:pStyle w:val="Bibliography"/>
                      <w:rPr>
                        <w:noProof/>
                        <w:lang w:val="en-US"/>
                      </w:rPr>
                    </w:pPr>
                    <w:r>
                      <w:rPr>
                        <w:noProof/>
                        <w:lang w:val="en-US"/>
                      </w:rPr>
                      <w:t xml:space="preserve">[16] </w:t>
                    </w:r>
                  </w:p>
                </w:tc>
                <w:tc>
                  <w:tcPr>
                    <w:tcW w:w="0" w:type="auto"/>
                    <w:hideMark/>
                  </w:tcPr>
                  <w:p w14:paraId="75050E42" w14:textId="77777777" w:rsidR="00DA1CB7" w:rsidRDefault="00DA1CB7">
                    <w:pPr>
                      <w:pStyle w:val="Bibliography"/>
                      <w:rPr>
                        <w:noProof/>
                        <w:lang w:val="en-US"/>
                      </w:rPr>
                    </w:pPr>
                    <w:r>
                      <w:rPr>
                        <w:noProof/>
                        <w:lang w:val="en-US"/>
                      </w:rPr>
                      <w:t xml:space="preserve">M. Alcaraz Baños, A. Gómez Moraga, M. Dato Gómez, J. Navarro and M. Canteras Jornada, "Efecto genotóxico inducido por la exposición a rayos X durante exploraciones complejas de radiodiagnóstico médico," </w:t>
                    </w:r>
                    <w:r>
                      <w:rPr>
                        <w:i/>
                        <w:iCs/>
                        <w:noProof/>
                        <w:lang w:val="en-US"/>
                      </w:rPr>
                      <w:t xml:space="preserve">Oncología (Barc.), </w:t>
                    </w:r>
                    <w:r>
                      <w:rPr>
                        <w:noProof/>
                        <w:lang w:val="en-US"/>
                      </w:rPr>
                      <w:t xml:space="preserve">pp. 159-168, 2002. </w:t>
                    </w:r>
                  </w:p>
                </w:tc>
              </w:tr>
              <w:tr w:rsidR="00DA1CB7" w14:paraId="45F2820C" w14:textId="77777777">
                <w:trPr>
                  <w:divId w:val="1638299004"/>
                  <w:tblCellSpacing w:w="15" w:type="dxa"/>
                </w:trPr>
                <w:tc>
                  <w:tcPr>
                    <w:tcW w:w="50" w:type="pct"/>
                    <w:hideMark/>
                  </w:tcPr>
                  <w:p w14:paraId="63882B1D" w14:textId="77777777" w:rsidR="00DA1CB7" w:rsidRDefault="00DA1CB7">
                    <w:pPr>
                      <w:pStyle w:val="Bibliography"/>
                      <w:rPr>
                        <w:noProof/>
                        <w:lang w:val="en-US"/>
                      </w:rPr>
                    </w:pPr>
                    <w:r>
                      <w:rPr>
                        <w:noProof/>
                        <w:lang w:val="en-US"/>
                      </w:rPr>
                      <w:t xml:space="preserve">[17] </w:t>
                    </w:r>
                  </w:p>
                </w:tc>
                <w:tc>
                  <w:tcPr>
                    <w:tcW w:w="0" w:type="auto"/>
                    <w:hideMark/>
                  </w:tcPr>
                  <w:p w14:paraId="79EAF629" w14:textId="77777777" w:rsidR="00DA1CB7" w:rsidRDefault="00DA1CB7">
                    <w:pPr>
                      <w:pStyle w:val="Bibliography"/>
                      <w:rPr>
                        <w:noProof/>
                        <w:lang w:val="en-US"/>
                      </w:rPr>
                    </w:pPr>
                    <w:r>
                      <w:rPr>
                        <w:noProof/>
                        <w:lang w:val="en-US"/>
                      </w:rPr>
                      <w:t xml:space="preserve">E. U. Haq, H. Jianjun, K. Li, H. U. Haq and T. Zhang, "An MRI-based deep learning approach for efficient classification of brain tumors," </w:t>
                    </w:r>
                    <w:r>
                      <w:rPr>
                        <w:i/>
                        <w:iCs/>
                        <w:noProof/>
                        <w:lang w:val="en-US"/>
                      </w:rPr>
                      <w:t xml:space="preserve">Journal of Ambient Intelligence and Humanized Computing, </w:t>
                    </w:r>
                    <w:r>
                      <w:rPr>
                        <w:noProof/>
                        <w:lang w:val="en-US"/>
                      </w:rPr>
                      <w:t xml:space="preserve">vol. 14, no. 6, p. 6697–6718, 2023. </w:t>
                    </w:r>
                  </w:p>
                </w:tc>
              </w:tr>
              <w:tr w:rsidR="00DA1CB7" w14:paraId="240A5A24" w14:textId="77777777">
                <w:trPr>
                  <w:divId w:val="1638299004"/>
                  <w:tblCellSpacing w:w="15" w:type="dxa"/>
                </w:trPr>
                <w:tc>
                  <w:tcPr>
                    <w:tcW w:w="50" w:type="pct"/>
                    <w:hideMark/>
                  </w:tcPr>
                  <w:p w14:paraId="0373E9A5" w14:textId="77777777" w:rsidR="00DA1CB7" w:rsidRDefault="00DA1CB7">
                    <w:pPr>
                      <w:pStyle w:val="Bibliography"/>
                      <w:rPr>
                        <w:noProof/>
                        <w:lang w:val="en-US"/>
                      </w:rPr>
                    </w:pPr>
                    <w:r>
                      <w:rPr>
                        <w:noProof/>
                        <w:lang w:val="en-US"/>
                      </w:rPr>
                      <w:t xml:space="preserve">[18] </w:t>
                    </w:r>
                  </w:p>
                </w:tc>
                <w:tc>
                  <w:tcPr>
                    <w:tcW w:w="0" w:type="auto"/>
                    <w:hideMark/>
                  </w:tcPr>
                  <w:p w14:paraId="10D705E8" w14:textId="77777777" w:rsidR="00DA1CB7" w:rsidRDefault="00DA1CB7">
                    <w:pPr>
                      <w:pStyle w:val="Bibliography"/>
                      <w:rPr>
                        <w:noProof/>
                        <w:lang w:val="en-US"/>
                      </w:rPr>
                    </w:pPr>
                    <w:r>
                      <w:rPr>
                        <w:noProof/>
                        <w:lang w:val="en-US"/>
                      </w:rPr>
                      <w:t xml:space="preserve">M. A. Morid, A. Borjali and G. Del Fiol, "A scoping review of transfer learning research on medical image analysis using ImageNet," </w:t>
                    </w:r>
                    <w:r>
                      <w:rPr>
                        <w:i/>
                        <w:iCs/>
                        <w:noProof/>
                        <w:lang w:val="en-US"/>
                      </w:rPr>
                      <w:t xml:space="preserve">Computers in Biology and Medicine, </w:t>
                    </w:r>
                    <w:r>
                      <w:rPr>
                        <w:noProof/>
                        <w:lang w:val="en-US"/>
                      </w:rPr>
                      <w:t xml:space="preserve">vol. 128, 2021. </w:t>
                    </w:r>
                  </w:p>
                </w:tc>
              </w:tr>
              <w:tr w:rsidR="00DA1CB7" w14:paraId="2046E66F" w14:textId="77777777">
                <w:trPr>
                  <w:divId w:val="1638299004"/>
                  <w:tblCellSpacing w:w="15" w:type="dxa"/>
                </w:trPr>
                <w:tc>
                  <w:tcPr>
                    <w:tcW w:w="50" w:type="pct"/>
                    <w:hideMark/>
                  </w:tcPr>
                  <w:p w14:paraId="3C30EE25" w14:textId="77777777" w:rsidR="00DA1CB7" w:rsidRDefault="00DA1CB7">
                    <w:pPr>
                      <w:pStyle w:val="Bibliography"/>
                      <w:rPr>
                        <w:noProof/>
                        <w:lang w:val="en-US"/>
                      </w:rPr>
                    </w:pPr>
                    <w:r>
                      <w:rPr>
                        <w:noProof/>
                        <w:lang w:val="en-US"/>
                      </w:rPr>
                      <w:t xml:space="preserve">[19] </w:t>
                    </w:r>
                  </w:p>
                </w:tc>
                <w:tc>
                  <w:tcPr>
                    <w:tcW w:w="0" w:type="auto"/>
                    <w:hideMark/>
                  </w:tcPr>
                  <w:p w14:paraId="3C2CDDD4" w14:textId="77777777" w:rsidR="00DA1CB7" w:rsidRDefault="00DA1CB7">
                    <w:pPr>
                      <w:pStyle w:val="Bibliography"/>
                      <w:rPr>
                        <w:noProof/>
                        <w:lang w:val="en-US"/>
                      </w:rPr>
                    </w:pPr>
                    <w:r>
                      <w:rPr>
                        <w:noProof/>
                        <w:lang w:val="en-US"/>
                      </w:rPr>
                      <w:t xml:space="preserve">H. Krizhevsky, A., Sutskever, I., "“Imagenet classification with deep convolutional neural network”, in Advances in Neural Information Processing Systems, p. 1097-1105.," </w:t>
                    </w:r>
                    <w:r>
                      <w:rPr>
                        <w:i/>
                        <w:iCs/>
                        <w:noProof/>
                        <w:lang w:val="en-US"/>
                      </w:rPr>
                      <w:t xml:space="preserve">Elsevier Ltd, </w:t>
                    </w:r>
                    <w:r>
                      <w:rPr>
                        <w:noProof/>
                        <w:lang w:val="en-US"/>
                      </w:rPr>
                      <w:t xml:space="preserve">2012. </w:t>
                    </w:r>
                  </w:p>
                </w:tc>
              </w:tr>
              <w:tr w:rsidR="00DA1CB7" w14:paraId="7B89E706" w14:textId="77777777">
                <w:trPr>
                  <w:divId w:val="1638299004"/>
                  <w:tblCellSpacing w:w="15" w:type="dxa"/>
                </w:trPr>
                <w:tc>
                  <w:tcPr>
                    <w:tcW w:w="50" w:type="pct"/>
                    <w:hideMark/>
                  </w:tcPr>
                  <w:p w14:paraId="5B02F0B0" w14:textId="77777777" w:rsidR="00DA1CB7" w:rsidRDefault="00DA1CB7">
                    <w:pPr>
                      <w:pStyle w:val="Bibliography"/>
                      <w:rPr>
                        <w:noProof/>
                        <w:lang w:val="en-US"/>
                      </w:rPr>
                    </w:pPr>
                    <w:r>
                      <w:rPr>
                        <w:noProof/>
                        <w:lang w:val="en-US"/>
                      </w:rPr>
                      <w:t xml:space="preserve">[20] </w:t>
                    </w:r>
                  </w:p>
                </w:tc>
                <w:tc>
                  <w:tcPr>
                    <w:tcW w:w="0" w:type="auto"/>
                    <w:hideMark/>
                  </w:tcPr>
                  <w:p w14:paraId="1AD86AE7" w14:textId="77777777" w:rsidR="00DA1CB7" w:rsidRDefault="00DA1CB7">
                    <w:pPr>
                      <w:pStyle w:val="Bibliography"/>
                      <w:rPr>
                        <w:noProof/>
                        <w:lang w:val="en-US"/>
                      </w:rPr>
                    </w:pPr>
                    <w:r>
                      <w:rPr>
                        <w:noProof/>
                        <w:lang w:val="en-US"/>
                      </w:rPr>
                      <w:t xml:space="preserve">Y. Hu, X. Zhang, J. Yang and S. Fu, "A Hybrid Convolutional Neural Network Model Based on Different Evolution for </w:t>
                    </w:r>
                    <w:r>
                      <w:rPr>
                        <w:noProof/>
                        <w:lang w:val="en-US"/>
                      </w:rPr>
                      <w:t xml:space="preserve">Medical Image Classification," </w:t>
                    </w:r>
                    <w:r>
                      <w:rPr>
                        <w:i/>
                        <w:iCs/>
                        <w:noProof/>
                        <w:lang w:val="en-US"/>
                      </w:rPr>
                      <w:t xml:space="preserve">Engineering Letters, </w:t>
                    </w:r>
                    <w:r>
                      <w:rPr>
                        <w:noProof/>
                        <w:lang w:val="en-US"/>
                      </w:rPr>
                      <w:t xml:space="preserve">vol. 30, no. 1, 2022. </w:t>
                    </w:r>
                  </w:p>
                </w:tc>
              </w:tr>
              <w:tr w:rsidR="00DA1CB7" w14:paraId="455E59C6" w14:textId="77777777">
                <w:trPr>
                  <w:divId w:val="1638299004"/>
                  <w:tblCellSpacing w:w="15" w:type="dxa"/>
                </w:trPr>
                <w:tc>
                  <w:tcPr>
                    <w:tcW w:w="50" w:type="pct"/>
                    <w:hideMark/>
                  </w:tcPr>
                  <w:p w14:paraId="7470B97A" w14:textId="77777777" w:rsidR="00DA1CB7" w:rsidRDefault="00DA1CB7">
                    <w:pPr>
                      <w:pStyle w:val="Bibliography"/>
                      <w:rPr>
                        <w:noProof/>
                        <w:lang w:val="en-US"/>
                      </w:rPr>
                    </w:pPr>
                    <w:r>
                      <w:rPr>
                        <w:noProof/>
                        <w:lang w:val="en-US"/>
                      </w:rPr>
                      <w:t xml:space="preserve">[21] </w:t>
                    </w:r>
                  </w:p>
                </w:tc>
                <w:tc>
                  <w:tcPr>
                    <w:tcW w:w="0" w:type="auto"/>
                    <w:hideMark/>
                  </w:tcPr>
                  <w:p w14:paraId="23887788" w14:textId="77777777" w:rsidR="00DA1CB7" w:rsidRDefault="00DA1CB7">
                    <w:pPr>
                      <w:pStyle w:val="Bibliography"/>
                      <w:rPr>
                        <w:noProof/>
                        <w:lang w:val="en-US"/>
                      </w:rPr>
                    </w:pPr>
                    <w:r>
                      <w:rPr>
                        <w:noProof/>
                        <w:lang w:val="en-US"/>
                      </w:rPr>
                      <w:t xml:space="preserve">S. A. Suha and M. N. Islam, "An extended machine learning technique for polycystic ovary syndrome detection," </w:t>
                    </w:r>
                    <w:r>
                      <w:rPr>
                        <w:i/>
                        <w:iCs/>
                        <w:noProof/>
                        <w:lang w:val="en-US"/>
                      </w:rPr>
                      <w:t xml:space="preserve">Scientific Reports, </w:t>
                    </w:r>
                    <w:r>
                      <w:rPr>
                        <w:noProof/>
                        <w:lang w:val="en-US"/>
                      </w:rPr>
                      <w:t xml:space="preserve">vol. 12, no. 1, 2022. </w:t>
                    </w:r>
                  </w:p>
                </w:tc>
              </w:tr>
              <w:tr w:rsidR="00DA1CB7" w14:paraId="020CB5C9" w14:textId="77777777">
                <w:trPr>
                  <w:divId w:val="1638299004"/>
                  <w:tblCellSpacing w:w="15" w:type="dxa"/>
                </w:trPr>
                <w:tc>
                  <w:tcPr>
                    <w:tcW w:w="50" w:type="pct"/>
                    <w:hideMark/>
                  </w:tcPr>
                  <w:p w14:paraId="4FA6D1B4" w14:textId="77777777" w:rsidR="00DA1CB7" w:rsidRDefault="00DA1CB7">
                    <w:pPr>
                      <w:pStyle w:val="Bibliography"/>
                      <w:rPr>
                        <w:noProof/>
                        <w:lang w:val="en-US"/>
                      </w:rPr>
                    </w:pPr>
                    <w:r>
                      <w:rPr>
                        <w:noProof/>
                        <w:lang w:val="en-US"/>
                      </w:rPr>
                      <w:t xml:space="preserve">[22] </w:t>
                    </w:r>
                  </w:p>
                </w:tc>
                <w:tc>
                  <w:tcPr>
                    <w:tcW w:w="0" w:type="auto"/>
                    <w:hideMark/>
                  </w:tcPr>
                  <w:p w14:paraId="4DC7B8E3" w14:textId="77777777" w:rsidR="00DA1CB7" w:rsidRDefault="00DA1CB7">
                    <w:pPr>
                      <w:pStyle w:val="Bibliography"/>
                      <w:rPr>
                        <w:noProof/>
                        <w:lang w:val="en-US"/>
                      </w:rPr>
                    </w:pPr>
                    <w:r>
                      <w:rPr>
                        <w:noProof/>
                        <w:lang w:val="en-US"/>
                      </w:rPr>
                      <w:t xml:space="preserve">S. S. Roy, A. Paramane, J. Singh, S. Chatterjee and A. K. Das, "Accurate Sensing of Insulator Surface Contamination Using Customized Convolutional," </w:t>
                    </w:r>
                    <w:r>
                      <w:rPr>
                        <w:i/>
                        <w:iCs/>
                        <w:noProof/>
                        <w:lang w:val="en-US"/>
                      </w:rPr>
                      <w:t xml:space="preserve">IEEE Sensors Letters, </w:t>
                    </w:r>
                    <w:r>
                      <w:rPr>
                        <w:noProof/>
                        <w:lang w:val="en-US"/>
                      </w:rPr>
                      <w:t xml:space="preserve">vol. 7, no. 1, 2023. </w:t>
                    </w:r>
                  </w:p>
                </w:tc>
              </w:tr>
              <w:tr w:rsidR="00DA1CB7" w14:paraId="220DA0B6" w14:textId="77777777">
                <w:trPr>
                  <w:divId w:val="1638299004"/>
                  <w:tblCellSpacing w:w="15" w:type="dxa"/>
                </w:trPr>
                <w:tc>
                  <w:tcPr>
                    <w:tcW w:w="50" w:type="pct"/>
                    <w:hideMark/>
                  </w:tcPr>
                  <w:p w14:paraId="3CA680EA" w14:textId="77777777" w:rsidR="00DA1CB7" w:rsidRDefault="00DA1CB7">
                    <w:pPr>
                      <w:pStyle w:val="Bibliography"/>
                      <w:rPr>
                        <w:noProof/>
                        <w:lang w:val="en-US"/>
                      </w:rPr>
                    </w:pPr>
                    <w:r>
                      <w:rPr>
                        <w:noProof/>
                        <w:lang w:val="en-US"/>
                      </w:rPr>
                      <w:t xml:space="preserve">[23] </w:t>
                    </w:r>
                  </w:p>
                </w:tc>
                <w:tc>
                  <w:tcPr>
                    <w:tcW w:w="0" w:type="auto"/>
                    <w:hideMark/>
                  </w:tcPr>
                  <w:p w14:paraId="5AAC60E2" w14:textId="77777777" w:rsidR="00DA1CB7" w:rsidRDefault="00DA1CB7">
                    <w:pPr>
                      <w:pStyle w:val="Bibliography"/>
                      <w:rPr>
                        <w:noProof/>
                        <w:lang w:val="en-US"/>
                      </w:rPr>
                    </w:pPr>
                    <w:r>
                      <w:rPr>
                        <w:noProof/>
                        <w:lang w:val="en-US"/>
                      </w:rPr>
                      <w:t xml:space="preserve">P. P. Malla, S. Sahu and A. I. Alutaibi, "Classification of Tumor in Brain MR Images Using Deep Convolutional Neural Network," </w:t>
                    </w:r>
                    <w:r>
                      <w:rPr>
                        <w:i/>
                        <w:iCs/>
                        <w:noProof/>
                        <w:lang w:val="en-US"/>
                      </w:rPr>
                      <w:t xml:space="preserve">Processes, </w:t>
                    </w:r>
                    <w:r>
                      <w:rPr>
                        <w:noProof/>
                        <w:lang w:val="en-US"/>
                      </w:rPr>
                      <w:t xml:space="preserve">vol. 11, no. 3, 2023. </w:t>
                    </w:r>
                  </w:p>
                </w:tc>
              </w:tr>
              <w:tr w:rsidR="00DA1CB7" w14:paraId="28A9232F" w14:textId="77777777">
                <w:trPr>
                  <w:divId w:val="1638299004"/>
                  <w:tblCellSpacing w:w="15" w:type="dxa"/>
                </w:trPr>
                <w:tc>
                  <w:tcPr>
                    <w:tcW w:w="50" w:type="pct"/>
                    <w:hideMark/>
                  </w:tcPr>
                  <w:p w14:paraId="7FDB1B17" w14:textId="77777777" w:rsidR="00DA1CB7" w:rsidRDefault="00DA1CB7">
                    <w:pPr>
                      <w:pStyle w:val="Bibliography"/>
                      <w:rPr>
                        <w:noProof/>
                        <w:lang w:val="en-US"/>
                      </w:rPr>
                    </w:pPr>
                    <w:r>
                      <w:rPr>
                        <w:noProof/>
                        <w:lang w:val="en-US"/>
                      </w:rPr>
                      <w:t xml:space="preserve">[24] </w:t>
                    </w:r>
                  </w:p>
                </w:tc>
                <w:tc>
                  <w:tcPr>
                    <w:tcW w:w="0" w:type="auto"/>
                    <w:hideMark/>
                  </w:tcPr>
                  <w:p w14:paraId="13AB2B4F" w14:textId="77777777" w:rsidR="00DA1CB7" w:rsidRDefault="00DA1CB7">
                    <w:pPr>
                      <w:pStyle w:val="Bibliography"/>
                      <w:rPr>
                        <w:noProof/>
                        <w:lang w:val="en-US"/>
                      </w:rPr>
                    </w:pPr>
                    <w:r>
                      <w:rPr>
                        <w:noProof/>
                        <w:lang w:val="en-US"/>
                      </w:rPr>
                      <w:t xml:space="preserve">V. Zilvan, A. Ramdan, A. Heryana, D. Krisnandi, E. Suryawati, R. S. Yuwana, R. B. S. Kusumo and H. F. Pardede, "Convolutional variational autoencoder-based feature learning for automatic tea," </w:t>
                    </w:r>
                    <w:r>
                      <w:rPr>
                        <w:i/>
                        <w:iCs/>
                        <w:noProof/>
                        <w:lang w:val="en-US"/>
                      </w:rPr>
                      <w:t xml:space="preserve">Journal of King Saud University - Computer and Information Sciences, </w:t>
                    </w:r>
                    <w:r>
                      <w:rPr>
                        <w:noProof/>
                        <w:lang w:val="en-US"/>
                      </w:rPr>
                      <w:t xml:space="preserve">vol. 34, no. 6, 2022. </w:t>
                    </w:r>
                  </w:p>
                </w:tc>
              </w:tr>
              <w:tr w:rsidR="00DA1CB7" w14:paraId="4DE42155" w14:textId="77777777">
                <w:trPr>
                  <w:divId w:val="1638299004"/>
                  <w:tblCellSpacing w:w="15" w:type="dxa"/>
                </w:trPr>
                <w:tc>
                  <w:tcPr>
                    <w:tcW w:w="50" w:type="pct"/>
                    <w:hideMark/>
                  </w:tcPr>
                  <w:p w14:paraId="7BB77F5D" w14:textId="77777777" w:rsidR="00DA1CB7" w:rsidRDefault="00DA1CB7">
                    <w:pPr>
                      <w:pStyle w:val="Bibliography"/>
                      <w:rPr>
                        <w:noProof/>
                        <w:lang w:val="en-US"/>
                      </w:rPr>
                    </w:pPr>
                    <w:r>
                      <w:rPr>
                        <w:noProof/>
                        <w:lang w:val="en-US"/>
                      </w:rPr>
                      <w:t xml:space="preserve">[25] </w:t>
                    </w:r>
                  </w:p>
                </w:tc>
                <w:tc>
                  <w:tcPr>
                    <w:tcW w:w="0" w:type="auto"/>
                    <w:hideMark/>
                  </w:tcPr>
                  <w:p w14:paraId="499E02F4" w14:textId="77777777" w:rsidR="00DA1CB7" w:rsidRDefault="00DA1CB7">
                    <w:pPr>
                      <w:pStyle w:val="Bibliography"/>
                      <w:rPr>
                        <w:noProof/>
                        <w:lang w:val="en-US"/>
                      </w:rPr>
                    </w:pPr>
                    <w:r>
                      <w:rPr>
                        <w:noProof/>
                        <w:lang w:val="en-US"/>
                      </w:rPr>
                      <w:t xml:space="preserve">F. A. Torghabeh, Y. Modaresnia and M. M. Khalilzadeh, "EFFECTIVENESS OF LEARNING RATE IN DEMENTIA SEVERITY PREDICTION USING VGG16," </w:t>
                    </w:r>
                    <w:r>
                      <w:rPr>
                        <w:i/>
                        <w:iCs/>
                        <w:noProof/>
                        <w:lang w:val="en-US"/>
                      </w:rPr>
                      <w:t xml:space="preserve">Biomedical Engineering: Applications, Basis and Communications, </w:t>
                    </w:r>
                    <w:r>
                      <w:rPr>
                        <w:noProof/>
                        <w:lang w:val="en-US"/>
                      </w:rPr>
                      <w:t xml:space="preserve">vol. 35, no. 03, 2023. </w:t>
                    </w:r>
                  </w:p>
                </w:tc>
              </w:tr>
              <w:tr w:rsidR="00DA1CB7" w14:paraId="62FDE17C" w14:textId="77777777">
                <w:trPr>
                  <w:divId w:val="1638299004"/>
                  <w:tblCellSpacing w:w="15" w:type="dxa"/>
                </w:trPr>
                <w:tc>
                  <w:tcPr>
                    <w:tcW w:w="50" w:type="pct"/>
                    <w:hideMark/>
                  </w:tcPr>
                  <w:p w14:paraId="43DF99CA" w14:textId="77777777" w:rsidR="00DA1CB7" w:rsidRDefault="00DA1CB7">
                    <w:pPr>
                      <w:pStyle w:val="Bibliography"/>
                      <w:rPr>
                        <w:noProof/>
                        <w:lang w:val="en-US"/>
                      </w:rPr>
                    </w:pPr>
                    <w:r>
                      <w:rPr>
                        <w:noProof/>
                        <w:lang w:val="en-US"/>
                      </w:rPr>
                      <w:t xml:space="preserve">[26] </w:t>
                    </w:r>
                  </w:p>
                </w:tc>
                <w:tc>
                  <w:tcPr>
                    <w:tcW w:w="0" w:type="auto"/>
                    <w:hideMark/>
                  </w:tcPr>
                  <w:p w14:paraId="741BA10A" w14:textId="77777777" w:rsidR="00DA1CB7" w:rsidRDefault="00DA1CB7">
                    <w:pPr>
                      <w:pStyle w:val="Bibliography"/>
                      <w:rPr>
                        <w:noProof/>
                        <w:lang w:val="en-US"/>
                      </w:rPr>
                    </w:pPr>
                    <w:r>
                      <w:rPr>
                        <w:noProof/>
                        <w:lang w:val="en-US"/>
                      </w:rPr>
                      <w:t xml:space="preserve">M. Riaz, S. M. G. Monir and R. Hasan, "Evaluation of deep learning approaches for optical character recognition in Urdu," </w:t>
                    </w:r>
                    <w:r>
                      <w:rPr>
                        <w:i/>
                        <w:iCs/>
                        <w:noProof/>
                        <w:lang w:val="en-US"/>
                      </w:rPr>
                      <w:t xml:space="preserve">Mehran University Research Journal of Engineering and Technology, </w:t>
                    </w:r>
                    <w:r>
                      <w:rPr>
                        <w:noProof/>
                        <w:lang w:val="en-US"/>
                      </w:rPr>
                      <w:t xml:space="preserve">vol. 41, no. 4, 2022. </w:t>
                    </w:r>
                  </w:p>
                </w:tc>
              </w:tr>
              <w:tr w:rsidR="00DA1CB7" w14:paraId="47CAD58D" w14:textId="77777777">
                <w:trPr>
                  <w:divId w:val="1638299004"/>
                  <w:tblCellSpacing w:w="15" w:type="dxa"/>
                </w:trPr>
                <w:tc>
                  <w:tcPr>
                    <w:tcW w:w="50" w:type="pct"/>
                    <w:hideMark/>
                  </w:tcPr>
                  <w:p w14:paraId="40C03EC5" w14:textId="77777777" w:rsidR="00DA1CB7" w:rsidRDefault="00DA1CB7">
                    <w:pPr>
                      <w:pStyle w:val="Bibliography"/>
                      <w:rPr>
                        <w:noProof/>
                        <w:lang w:val="en-US"/>
                      </w:rPr>
                    </w:pPr>
                    <w:r>
                      <w:rPr>
                        <w:noProof/>
                        <w:lang w:val="en-US"/>
                      </w:rPr>
                      <w:t xml:space="preserve">[27] </w:t>
                    </w:r>
                  </w:p>
                </w:tc>
                <w:tc>
                  <w:tcPr>
                    <w:tcW w:w="0" w:type="auto"/>
                    <w:hideMark/>
                  </w:tcPr>
                  <w:p w14:paraId="2A34D48C" w14:textId="77777777" w:rsidR="00DA1CB7" w:rsidRDefault="00DA1CB7">
                    <w:pPr>
                      <w:pStyle w:val="Bibliography"/>
                      <w:rPr>
                        <w:noProof/>
                        <w:lang w:val="en-US"/>
                      </w:rPr>
                    </w:pPr>
                    <w:r>
                      <w:rPr>
                        <w:noProof/>
                        <w:lang w:val="en-US"/>
                      </w:rPr>
                      <w:t xml:space="preserve">X. Zhou, T. Ito, R. Takayama, S. Wang, T. Hara and H. Fujita, "First trial and evaluation of anatomical structure segmentations in 3D CT images," </w:t>
                    </w:r>
                    <w:r>
                      <w:rPr>
                        <w:i/>
                        <w:iCs/>
                        <w:noProof/>
                        <w:lang w:val="en-US"/>
                      </w:rPr>
                      <w:t xml:space="preserve">Medical Imaging and Information Sciences, </w:t>
                    </w:r>
                    <w:r>
                      <w:rPr>
                        <w:noProof/>
                        <w:lang w:val="en-US"/>
                      </w:rPr>
                      <w:t xml:space="preserve">vol. 33, no. 3, 2016. </w:t>
                    </w:r>
                  </w:p>
                </w:tc>
              </w:tr>
              <w:tr w:rsidR="00DA1CB7" w14:paraId="2B732695" w14:textId="77777777">
                <w:trPr>
                  <w:divId w:val="1638299004"/>
                  <w:tblCellSpacing w:w="15" w:type="dxa"/>
                </w:trPr>
                <w:tc>
                  <w:tcPr>
                    <w:tcW w:w="50" w:type="pct"/>
                    <w:hideMark/>
                  </w:tcPr>
                  <w:p w14:paraId="4B6F6221" w14:textId="77777777" w:rsidR="00DA1CB7" w:rsidRDefault="00DA1CB7">
                    <w:pPr>
                      <w:pStyle w:val="Bibliography"/>
                      <w:rPr>
                        <w:noProof/>
                        <w:lang w:val="en-US"/>
                      </w:rPr>
                    </w:pPr>
                    <w:r>
                      <w:rPr>
                        <w:noProof/>
                        <w:lang w:val="en-US"/>
                      </w:rPr>
                      <w:t xml:space="preserve">[28] </w:t>
                    </w:r>
                  </w:p>
                </w:tc>
                <w:tc>
                  <w:tcPr>
                    <w:tcW w:w="0" w:type="auto"/>
                    <w:hideMark/>
                  </w:tcPr>
                  <w:p w14:paraId="0B147903" w14:textId="77777777" w:rsidR="00DA1CB7" w:rsidRDefault="00DA1CB7">
                    <w:pPr>
                      <w:pStyle w:val="Bibliography"/>
                      <w:rPr>
                        <w:noProof/>
                        <w:lang w:val="en-US"/>
                      </w:rPr>
                    </w:pPr>
                    <w:r>
                      <w:rPr>
                        <w:noProof/>
                        <w:lang w:val="en-US"/>
                      </w:rPr>
                      <w:t xml:space="preserve">S. Prasher and L. Nelson, "Follicle Prediction for Polycystic Ovary Syndrome Diagnosis from Ovarian Ultrasound," </w:t>
                    </w:r>
                    <w:r>
                      <w:rPr>
                        <w:i/>
                        <w:iCs/>
                        <w:noProof/>
                        <w:lang w:val="en-US"/>
                      </w:rPr>
                      <w:lastRenderedPageBreak/>
                      <w:t xml:space="preserve">Proceedings of the 17th INDIACom; 2023 10th International Conference on, </w:t>
                    </w:r>
                    <w:r>
                      <w:rPr>
                        <w:noProof/>
                        <w:lang w:val="en-US"/>
                      </w:rPr>
                      <w:t xml:space="preserve">2023. </w:t>
                    </w:r>
                  </w:p>
                </w:tc>
              </w:tr>
              <w:tr w:rsidR="00DA1CB7" w14:paraId="064B1B3E" w14:textId="77777777">
                <w:trPr>
                  <w:divId w:val="1638299004"/>
                  <w:tblCellSpacing w:w="15" w:type="dxa"/>
                </w:trPr>
                <w:tc>
                  <w:tcPr>
                    <w:tcW w:w="50" w:type="pct"/>
                    <w:hideMark/>
                  </w:tcPr>
                  <w:p w14:paraId="7B9BE855" w14:textId="77777777" w:rsidR="00DA1CB7" w:rsidRDefault="00DA1CB7">
                    <w:pPr>
                      <w:pStyle w:val="Bibliography"/>
                      <w:rPr>
                        <w:noProof/>
                        <w:lang w:val="en-US"/>
                      </w:rPr>
                    </w:pPr>
                    <w:r>
                      <w:rPr>
                        <w:noProof/>
                        <w:lang w:val="en-US"/>
                      </w:rPr>
                      <w:lastRenderedPageBreak/>
                      <w:t xml:space="preserve">[29] </w:t>
                    </w:r>
                  </w:p>
                </w:tc>
                <w:tc>
                  <w:tcPr>
                    <w:tcW w:w="0" w:type="auto"/>
                    <w:hideMark/>
                  </w:tcPr>
                  <w:p w14:paraId="272D0CA7" w14:textId="77777777" w:rsidR="00DA1CB7" w:rsidRDefault="00DA1CB7">
                    <w:pPr>
                      <w:pStyle w:val="Bibliography"/>
                      <w:rPr>
                        <w:noProof/>
                        <w:lang w:val="en-US"/>
                      </w:rPr>
                    </w:pPr>
                    <w:r>
                      <w:rPr>
                        <w:noProof/>
                        <w:lang w:val="en-US"/>
                      </w:rPr>
                      <w:t xml:space="preserve">J. Yao, J. Liu, Y. Zhang and H. Wang, "Identification of winter wheat pests and diseases based on improved convolutional," </w:t>
                    </w:r>
                    <w:r>
                      <w:rPr>
                        <w:i/>
                        <w:iCs/>
                        <w:noProof/>
                        <w:lang w:val="en-US"/>
                      </w:rPr>
                      <w:t xml:space="preserve">Open Life Sciences, </w:t>
                    </w:r>
                    <w:r>
                      <w:rPr>
                        <w:noProof/>
                        <w:lang w:val="en-US"/>
                      </w:rPr>
                      <w:t xml:space="preserve">vol. 18, no. 1, 2023. </w:t>
                    </w:r>
                  </w:p>
                </w:tc>
              </w:tr>
              <w:tr w:rsidR="00DA1CB7" w14:paraId="7BB5E01C" w14:textId="77777777">
                <w:trPr>
                  <w:divId w:val="1638299004"/>
                  <w:tblCellSpacing w:w="15" w:type="dxa"/>
                </w:trPr>
                <w:tc>
                  <w:tcPr>
                    <w:tcW w:w="50" w:type="pct"/>
                    <w:hideMark/>
                  </w:tcPr>
                  <w:p w14:paraId="0A60D253" w14:textId="77777777" w:rsidR="00DA1CB7" w:rsidRDefault="00DA1CB7">
                    <w:pPr>
                      <w:pStyle w:val="Bibliography"/>
                      <w:rPr>
                        <w:noProof/>
                        <w:lang w:val="en-US"/>
                      </w:rPr>
                    </w:pPr>
                    <w:r>
                      <w:rPr>
                        <w:noProof/>
                        <w:lang w:val="en-US"/>
                      </w:rPr>
                      <w:t xml:space="preserve">[30] </w:t>
                    </w:r>
                  </w:p>
                </w:tc>
                <w:tc>
                  <w:tcPr>
                    <w:tcW w:w="0" w:type="auto"/>
                    <w:hideMark/>
                  </w:tcPr>
                  <w:p w14:paraId="3F71617D" w14:textId="77777777" w:rsidR="00DA1CB7" w:rsidRDefault="00DA1CB7">
                    <w:pPr>
                      <w:pStyle w:val="Bibliography"/>
                      <w:rPr>
                        <w:noProof/>
                        <w:lang w:val="en-US"/>
                      </w:rPr>
                    </w:pPr>
                    <w:r>
                      <w:rPr>
                        <w:noProof/>
                        <w:lang w:val="en-US"/>
                      </w:rPr>
                      <w:t xml:space="preserve">Z. Rui, C. Ying, W. Fangzhe, B. Xintong and T. T. Toe, "Image Classification for Pneumonia and the Normal Based on Convolutional Neural," </w:t>
                    </w:r>
                    <w:r>
                      <w:rPr>
                        <w:i/>
                        <w:iCs/>
                        <w:noProof/>
                        <w:lang w:val="en-US"/>
                      </w:rPr>
                      <w:t xml:space="preserve">2023 IEEE 2nd International Conference on Electrical Engineering, Big Data, </w:t>
                    </w:r>
                    <w:r>
                      <w:rPr>
                        <w:noProof/>
                        <w:lang w:val="en-US"/>
                      </w:rPr>
                      <w:t xml:space="preserve">2023. </w:t>
                    </w:r>
                  </w:p>
                </w:tc>
              </w:tr>
              <w:tr w:rsidR="00DA1CB7" w14:paraId="79E52C3B" w14:textId="77777777">
                <w:trPr>
                  <w:divId w:val="1638299004"/>
                  <w:tblCellSpacing w:w="15" w:type="dxa"/>
                </w:trPr>
                <w:tc>
                  <w:tcPr>
                    <w:tcW w:w="50" w:type="pct"/>
                    <w:hideMark/>
                  </w:tcPr>
                  <w:p w14:paraId="0B637B00" w14:textId="77777777" w:rsidR="00DA1CB7" w:rsidRDefault="00DA1CB7">
                    <w:pPr>
                      <w:pStyle w:val="Bibliography"/>
                      <w:rPr>
                        <w:noProof/>
                        <w:lang w:val="en-US"/>
                      </w:rPr>
                    </w:pPr>
                    <w:r>
                      <w:rPr>
                        <w:noProof/>
                        <w:lang w:val="en-US"/>
                      </w:rPr>
                      <w:t xml:space="preserve">[31] </w:t>
                    </w:r>
                  </w:p>
                </w:tc>
                <w:tc>
                  <w:tcPr>
                    <w:tcW w:w="0" w:type="auto"/>
                    <w:hideMark/>
                  </w:tcPr>
                  <w:p w14:paraId="027266FA" w14:textId="77777777" w:rsidR="00DA1CB7" w:rsidRDefault="00DA1CB7">
                    <w:pPr>
                      <w:pStyle w:val="Bibliography"/>
                      <w:rPr>
                        <w:noProof/>
                        <w:lang w:val="en-US"/>
                      </w:rPr>
                    </w:pPr>
                    <w:r>
                      <w:rPr>
                        <w:noProof/>
                        <w:lang w:val="en-US"/>
                      </w:rPr>
                      <w:t xml:space="preserve">T. Banda, B. Y. W. Jie, A. A. Farid and C. S. Lim, "Machine Vision and Convolutional Neural Networks for Tool Wear Identification and," </w:t>
                    </w:r>
                    <w:r>
                      <w:rPr>
                        <w:i/>
                        <w:iCs/>
                        <w:noProof/>
                        <w:lang w:val="en-US"/>
                      </w:rPr>
                      <w:t xml:space="preserve">Lecture Notes in Electrical Engineering, </w:t>
                    </w:r>
                    <w:r>
                      <w:rPr>
                        <w:noProof/>
                        <w:lang w:val="en-US"/>
                      </w:rPr>
                      <w:t xml:space="preserve">vol. 730, 2022. </w:t>
                    </w:r>
                  </w:p>
                </w:tc>
              </w:tr>
              <w:tr w:rsidR="00DA1CB7" w14:paraId="32BABCBD" w14:textId="77777777">
                <w:trPr>
                  <w:divId w:val="1638299004"/>
                  <w:tblCellSpacing w:w="15" w:type="dxa"/>
                </w:trPr>
                <w:tc>
                  <w:tcPr>
                    <w:tcW w:w="50" w:type="pct"/>
                    <w:hideMark/>
                  </w:tcPr>
                  <w:p w14:paraId="67DEC21A" w14:textId="77777777" w:rsidR="00DA1CB7" w:rsidRDefault="00DA1CB7">
                    <w:pPr>
                      <w:pStyle w:val="Bibliography"/>
                      <w:rPr>
                        <w:noProof/>
                        <w:lang w:val="en-US"/>
                      </w:rPr>
                    </w:pPr>
                    <w:r>
                      <w:rPr>
                        <w:noProof/>
                        <w:lang w:val="en-US"/>
                      </w:rPr>
                      <w:t xml:space="preserve">[32] </w:t>
                    </w:r>
                  </w:p>
                </w:tc>
                <w:tc>
                  <w:tcPr>
                    <w:tcW w:w="0" w:type="auto"/>
                    <w:hideMark/>
                  </w:tcPr>
                  <w:p w14:paraId="67C95B26" w14:textId="77777777" w:rsidR="00DA1CB7" w:rsidRDefault="00DA1CB7">
                    <w:pPr>
                      <w:pStyle w:val="Bibliography"/>
                      <w:rPr>
                        <w:noProof/>
                        <w:lang w:val="en-US"/>
                      </w:rPr>
                    </w:pPr>
                    <w:r>
                      <w:rPr>
                        <w:noProof/>
                        <w:lang w:val="en-US"/>
                      </w:rPr>
                      <w:t xml:space="preserve">M. Sajjad, S. Khan, K. Muhammad, W. Wu, A. Ullah and S. W. Baik, "Multi-grade brain tumor classification using deep CNN with extensive data," </w:t>
                    </w:r>
                    <w:r>
                      <w:rPr>
                        <w:i/>
                        <w:iCs/>
                        <w:noProof/>
                        <w:lang w:val="en-US"/>
                      </w:rPr>
                      <w:t xml:space="preserve">Journal of Computational Science, </w:t>
                    </w:r>
                    <w:r>
                      <w:rPr>
                        <w:noProof/>
                        <w:lang w:val="en-US"/>
                      </w:rPr>
                      <w:t xml:space="preserve">vol. 30, 2019. </w:t>
                    </w:r>
                  </w:p>
                </w:tc>
              </w:tr>
              <w:tr w:rsidR="00DA1CB7" w14:paraId="2B44B515" w14:textId="77777777">
                <w:trPr>
                  <w:divId w:val="1638299004"/>
                  <w:tblCellSpacing w:w="15" w:type="dxa"/>
                </w:trPr>
                <w:tc>
                  <w:tcPr>
                    <w:tcW w:w="50" w:type="pct"/>
                    <w:hideMark/>
                  </w:tcPr>
                  <w:p w14:paraId="40E762C5" w14:textId="77777777" w:rsidR="00DA1CB7" w:rsidRDefault="00DA1CB7">
                    <w:pPr>
                      <w:pStyle w:val="Bibliography"/>
                      <w:rPr>
                        <w:noProof/>
                        <w:lang w:val="en-US"/>
                      </w:rPr>
                    </w:pPr>
                    <w:r>
                      <w:rPr>
                        <w:noProof/>
                        <w:lang w:val="en-US"/>
                      </w:rPr>
                      <w:t xml:space="preserve">[33] </w:t>
                    </w:r>
                  </w:p>
                </w:tc>
                <w:tc>
                  <w:tcPr>
                    <w:tcW w:w="0" w:type="auto"/>
                    <w:hideMark/>
                  </w:tcPr>
                  <w:p w14:paraId="07C4FDAE" w14:textId="77777777" w:rsidR="00DA1CB7" w:rsidRDefault="00DA1CB7">
                    <w:pPr>
                      <w:pStyle w:val="Bibliography"/>
                      <w:rPr>
                        <w:noProof/>
                        <w:lang w:val="en-US"/>
                      </w:rPr>
                    </w:pPr>
                    <w:r>
                      <w:rPr>
                        <w:noProof/>
                        <w:lang w:val="en-US"/>
                      </w:rPr>
                      <w:t xml:space="preserve">J. Mahadeokar and G. Pesavento, "Open Sourcing a Deep Learning Solution for Detecting NSFW Images," </w:t>
                    </w:r>
                    <w:r>
                      <w:rPr>
                        <w:i/>
                        <w:iCs/>
                        <w:noProof/>
                        <w:lang w:val="en-US"/>
                      </w:rPr>
                      <w:t xml:space="preserve">Yahoo Engineering, </w:t>
                    </w:r>
                    <w:r>
                      <w:rPr>
                        <w:noProof/>
                        <w:lang w:val="en-US"/>
                      </w:rPr>
                      <w:t xml:space="preserve">vol. 24, 2016. </w:t>
                    </w:r>
                  </w:p>
                </w:tc>
              </w:tr>
              <w:tr w:rsidR="00DA1CB7" w14:paraId="534CB8A3" w14:textId="77777777">
                <w:trPr>
                  <w:divId w:val="1638299004"/>
                  <w:tblCellSpacing w:w="15" w:type="dxa"/>
                </w:trPr>
                <w:tc>
                  <w:tcPr>
                    <w:tcW w:w="50" w:type="pct"/>
                    <w:hideMark/>
                  </w:tcPr>
                  <w:p w14:paraId="05E3BB4D" w14:textId="77777777" w:rsidR="00DA1CB7" w:rsidRDefault="00DA1CB7">
                    <w:pPr>
                      <w:pStyle w:val="Bibliography"/>
                      <w:rPr>
                        <w:noProof/>
                        <w:lang w:val="en-US"/>
                      </w:rPr>
                    </w:pPr>
                    <w:r>
                      <w:rPr>
                        <w:noProof/>
                        <w:lang w:val="en-US"/>
                      </w:rPr>
                      <w:t xml:space="preserve">[34] </w:t>
                    </w:r>
                  </w:p>
                </w:tc>
                <w:tc>
                  <w:tcPr>
                    <w:tcW w:w="0" w:type="auto"/>
                    <w:hideMark/>
                  </w:tcPr>
                  <w:p w14:paraId="0C953631" w14:textId="77777777" w:rsidR="00DA1CB7" w:rsidRDefault="00DA1CB7">
                    <w:pPr>
                      <w:pStyle w:val="Bibliography"/>
                      <w:rPr>
                        <w:noProof/>
                        <w:lang w:val="en-US"/>
                      </w:rPr>
                    </w:pPr>
                    <w:r>
                      <w:rPr>
                        <w:noProof/>
                        <w:lang w:val="en-US"/>
                      </w:rPr>
                      <w:t xml:space="preserve">A. N. A. Thohari, L. Triyono, I. Hestiningsih, B. Suyanto and A. Yobioktobera, "Performance Evaluation of Pre-Trained Convolutional Neural Network Model for Skin," </w:t>
                    </w:r>
                    <w:r>
                      <w:rPr>
                        <w:i/>
                        <w:iCs/>
                        <w:noProof/>
                        <w:lang w:val="en-US"/>
                      </w:rPr>
                      <w:t xml:space="preserve">JUITA: Jurnal Informatika, </w:t>
                    </w:r>
                    <w:r>
                      <w:rPr>
                        <w:noProof/>
                        <w:lang w:val="en-US"/>
                      </w:rPr>
                      <w:t xml:space="preserve">vol. 10, no. 1, 2022. </w:t>
                    </w:r>
                  </w:p>
                </w:tc>
              </w:tr>
              <w:tr w:rsidR="00DA1CB7" w14:paraId="588D3B8E" w14:textId="77777777">
                <w:trPr>
                  <w:divId w:val="1638299004"/>
                  <w:tblCellSpacing w:w="15" w:type="dxa"/>
                </w:trPr>
                <w:tc>
                  <w:tcPr>
                    <w:tcW w:w="50" w:type="pct"/>
                    <w:hideMark/>
                  </w:tcPr>
                  <w:p w14:paraId="41541FF4" w14:textId="77777777" w:rsidR="00DA1CB7" w:rsidRDefault="00DA1CB7">
                    <w:pPr>
                      <w:pStyle w:val="Bibliography"/>
                      <w:rPr>
                        <w:noProof/>
                        <w:lang w:val="en-US"/>
                      </w:rPr>
                    </w:pPr>
                    <w:r>
                      <w:rPr>
                        <w:noProof/>
                        <w:lang w:val="en-US"/>
                      </w:rPr>
                      <w:t xml:space="preserve">[35] </w:t>
                    </w:r>
                  </w:p>
                </w:tc>
                <w:tc>
                  <w:tcPr>
                    <w:tcW w:w="0" w:type="auto"/>
                    <w:hideMark/>
                  </w:tcPr>
                  <w:p w14:paraId="535AAC34" w14:textId="77777777" w:rsidR="00DA1CB7" w:rsidRDefault="00DA1CB7">
                    <w:pPr>
                      <w:pStyle w:val="Bibliography"/>
                      <w:rPr>
                        <w:noProof/>
                        <w:lang w:val="en-US"/>
                      </w:rPr>
                    </w:pPr>
                    <w:r>
                      <w:rPr>
                        <w:noProof/>
                        <w:lang w:val="en-US"/>
                      </w:rPr>
                      <w:t xml:space="preserve">Y. Zhang and L. Zhang, "SGooTY: A Scheme Combining the GoogLeNet-Tiny and YOLOv5-CBAM Models for Nüshu," </w:t>
                    </w:r>
                    <w:r>
                      <w:rPr>
                        <w:i/>
                        <w:iCs/>
                        <w:noProof/>
                        <w:lang w:val="en-US"/>
                      </w:rPr>
                      <w:t xml:space="preserve">Electronics, </w:t>
                    </w:r>
                    <w:r>
                      <w:rPr>
                        <w:noProof/>
                        <w:lang w:val="en-US"/>
                      </w:rPr>
                      <w:t xml:space="preserve">vol. 12, no. 13, 2023. </w:t>
                    </w:r>
                  </w:p>
                </w:tc>
              </w:tr>
              <w:tr w:rsidR="00DA1CB7" w14:paraId="2D5A1FD8" w14:textId="77777777">
                <w:trPr>
                  <w:divId w:val="1638299004"/>
                  <w:tblCellSpacing w:w="15" w:type="dxa"/>
                </w:trPr>
                <w:tc>
                  <w:tcPr>
                    <w:tcW w:w="50" w:type="pct"/>
                    <w:hideMark/>
                  </w:tcPr>
                  <w:p w14:paraId="3D32894F" w14:textId="77777777" w:rsidR="00DA1CB7" w:rsidRDefault="00DA1CB7">
                    <w:pPr>
                      <w:pStyle w:val="Bibliography"/>
                      <w:rPr>
                        <w:noProof/>
                        <w:lang w:val="en-US"/>
                      </w:rPr>
                    </w:pPr>
                    <w:r>
                      <w:rPr>
                        <w:noProof/>
                        <w:lang w:val="en-US"/>
                      </w:rPr>
                      <w:t xml:space="preserve">[36] </w:t>
                    </w:r>
                  </w:p>
                </w:tc>
                <w:tc>
                  <w:tcPr>
                    <w:tcW w:w="0" w:type="auto"/>
                    <w:hideMark/>
                  </w:tcPr>
                  <w:p w14:paraId="56CA638E" w14:textId="77777777" w:rsidR="00DA1CB7" w:rsidRDefault="00DA1CB7">
                    <w:pPr>
                      <w:pStyle w:val="Bibliography"/>
                      <w:rPr>
                        <w:noProof/>
                        <w:lang w:val="en-US"/>
                      </w:rPr>
                    </w:pPr>
                    <w:r>
                      <w:rPr>
                        <w:noProof/>
                        <w:lang w:val="en-US"/>
                      </w:rPr>
                      <w:t xml:space="preserve">B. Taşar, "SkinCancerNet: Automated Classification of Skin Lesion Using Deep Transfer Learning," </w:t>
                    </w:r>
                    <w:r>
                      <w:rPr>
                        <w:i/>
                        <w:iCs/>
                        <w:noProof/>
                        <w:lang w:val="en-US"/>
                      </w:rPr>
                      <w:t xml:space="preserve">Traitement du Signal, </w:t>
                    </w:r>
                    <w:r>
                      <w:rPr>
                        <w:noProof/>
                        <w:lang w:val="en-US"/>
                      </w:rPr>
                      <w:t xml:space="preserve">vol. 40, no. 1, 2023. </w:t>
                    </w:r>
                  </w:p>
                </w:tc>
              </w:tr>
              <w:tr w:rsidR="00DA1CB7" w14:paraId="205EE1CE" w14:textId="77777777">
                <w:trPr>
                  <w:divId w:val="1638299004"/>
                  <w:tblCellSpacing w:w="15" w:type="dxa"/>
                </w:trPr>
                <w:tc>
                  <w:tcPr>
                    <w:tcW w:w="50" w:type="pct"/>
                    <w:hideMark/>
                  </w:tcPr>
                  <w:p w14:paraId="75847277" w14:textId="77777777" w:rsidR="00DA1CB7" w:rsidRDefault="00DA1CB7">
                    <w:pPr>
                      <w:pStyle w:val="Bibliography"/>
                      <w:rPr>
                        <w:noProof/>
                        <w:lang w:val="en-US"/>
                      </w:rPr>
                    </w:pPr>
                    <w:r>
                      <w:rPr>
                        <w:noProof/>
                        <w:lang w:val="en-US"/>
                      </w:rPr>
                      <w:t xml:space="preserve">[37] </w:t>
                    </w:r>
                  </w:p>
                </w:tc>
                <w:tc>
                  <w:tcPr>
                    <w:tcW w:w="0" w:type="auto"/>
                    <w:hideMark/>
                  </w:tcPr>
                  <w:p w14:paraId="752826A1" w14:textId="77777777" w:rsidR="00DA1CB7" w:rsidRDefault="00DA1CB7">
                    <w:pPr>
                      <w:pStyle w:val="Bibliography"/>
                      <w:rPr>
                        <w:noProof/>
                        <w:lang w:val="en-US"/>
                      </w:rPr>
                    </w:pPr>
                    <w:r>
                      <w:rPr>
                        <w:noProof/>
                        <w:lang w:val="en-US"/>
                      </w:rPr>
                      <w:t xml:space="preserve">H. Ke, D. Chen, X. Li, Y. Tang, T. Shah and R. Ranjan, "Towards Brain Big Data Classification: Epileptic EEG Identification with a," </w:t>
                    </w:r>
                    <w:r>
                      <w:rPr>
                        <w:i/>
                        <w:iCs/>
                        <w:noProof/>
                        <w:lang w:val="en-US"/>
                      </w:rPr>
                      <w:t xml:space="preserve">IEEE Access, </w:t>
                    </w:r>
                    <w:r>
                      <w:rPr>
                        <w:noProof/>
                        <w:lang w:val="en-US"/>
                      </w:rPr>
                      <w:t xml:space="preserve">vol. 6, 2018. </w:t>
                    </w:r>
                  </w:p>
                </w:tc>
              </w:tr>
              <w:tr w:rsidR="00DA1CB7" w14:paraId="6165B438" w14:textId="77777777">
                <w:trPr>
                  <w:divId w:val="1638299004"/>
                  <w:tblCellSpacing w:w="15" w:type="dxa"/>
                </w:trPr>
                <w:tc>
                  <w:tcPr>
                    <w:tcW w:w="50" w:type="pct"/>
                    <w:hideMark/>
                  </w:tcPr>
                  <w:p w14:paraId="7309644A" w14:textId="77777777" w:rsidR="00DA1CB7" w:rsidRDefault="00DA1CB7">
                    <w:pPr>
                      <w:pStyle w:val="Bibliography"/>
                      <w:rPr>
                        <w:noProof/>
                        <w:lang w:val="en-US"/>
                      </w:rPr>
                    </w:pPr>
                    <w:r>
                      <w:rPr>
                        <w:noProof/>
                        <w:lang w:val="en-US"/>
                      </w:rPr>
                      <w:t xml:space="preserve">[38] </w:t>
                    </w:r>
                  </w:p>
                </w:tc>
                <w:tc>
                  <w:tcPr>
                    <w:tcW w:w="0" w:type="auto"/>
                    <w:hideMark/>
                  </w:tcPr>
                  <w:p w14:paraId="4A595D86" w14:textId="77777777" w:rsidR="00DA1CB7" w:rsidRDefault="00DA1CB7">
                    <w:pPr>
                      <w:pStyle w:val="Bibliography"/>
                      <w:rPr>
                        <w:noProof/>
                        <w:lang w:val="en-US"/>
                      </w:rPr>
                    </w:pPr>
                    <w:r>
                      <w:rPr>
                        <w:noProof/>
                        <w:lang w:val="en-US"/>
                      </w:rPr>
                      <w:t xml:space="preserve">H. Xu and T. Tang, "Two-phase flow pattern online monitoring system based on convolutional neural," </w:t>
                    </w:r>
                    <w:r>
                      <w:rPr>
                        <w:i/>
                        <w:iCs/>
                        <w:noProof/>
                        <w:lang w:val="en-US"/>
                      </w:rPr>
                      <w:t xml:space="preserve">Nuclear Engineering and Technology, </w:t>
                    </w:r>
                    <w:r>
                      <w:rPr>
                        <w:noProof/>
                        <w:lang w:val="en-US"/>
                      </w:rPr>
                      <w:t xml:space="preserve">vol. 54, no. 12, 2022. </w:t>
                    </w:r>
                  </w:p>
                </w:tc>
              </w:tr>
              <w:tr w:rsidR="00DA1CB7" w14:paraId="220AF047" w14:textId="77777777">
                <w:trPr>
                  <w:divId w:val="1638299004"/>
                  <w:tblCellSpacing w:w="15" w:type="dxa"/>
                </w:trPr>
                <w:tc>
                  <w:tcPr>
                    <w:tcW w:w="50" w:type="pct"/>
                    <w:hideMark/>
                  </w:tcPr>
                  <w:p w14:paraId="15BFC0AE" w14:textId="77777777" w:rsidR="00DA1CB7" w:rsidRDefault="00DA1CB7">
                    <w:pPr>
                      <w:pStyle w:val="Bibliography"/>
                      <w:rPr>
                        <w:noProof/>
                        <w:lang w:val="en-US"/>
                      </w:rPr>
                    </w:pPr>
                    <w:r>
                      <w:rPr>
                        <w:noProof/>
                        <w:lang w:val="en-US"/>
                      </w:rPr>
                      <w:t xml:space="preserve">[39] </w:t>
                    </w:r>
                  </w:p>
                </w:tc>
                <w:tc>
                  <w:tcPr>
                    <w:tcW w:w="0" w:type="auto"/>
                    <w:hideMark/>
                  </w:tcPr>
                  <w:p w14:paraId="784FA21B" w14:textId="77777777" w:rsidR="00DA1CB7" w:rsidRDefault="00DA1CB7">
                    <w:pPr>
                      <w:pStyle w:val="Bibliography"/>
                      <w:rPr>
                        <w:noProof/>
                        <w:lang w:val="en-US"/>
                      </w:rPr>
                    </w:pPr>
                    <w:r>
                      <w:rPr>
                        <w:noProof/>
                        <w:lang w:val="en-US"/>
                      </w:rPr>
                      <w:t xml:space="preserve">Purwono, A. Ma’arif, W. Rahmaniar, H. I. K. Fathurrahman, A. Z. K. Frisky and Q. M. U. Haq, "Understanding of Convolutional Neural Network (CNN): A Review," </w:t>
                    </w:r>
                    <w:r>
                      <w:rPr>
                        <w:i/>
                        <w:iCs/>
                        <w:noProof/>
                        <w:lang w:val="en-US"/>
                      </w:rPr>
                      <w:t xml:space="preserve">International Journal of Robotics and Control Systems, </w:t>
                    </w:r>
                    <w:r>
                      <w:rPr>
                        <w:noProof/>
                        <w:lang w:val="en-US"/>
                      </w:rPr>
                      <w:t xml:space="preserve">vol. 2, no. 4, 2022. </w:t>
                    </w:r>
                  </w:p>
                </w:tc>
              </w:tr>
              <w:tr w:rsidR="00DA1CB7" w14:paraId="0065FD71" w14:textId="77777777">
                <w:trPr>
                  <w:divId w:val="1638299004"/>
                  <w:tblCellSpacing w:w="15" w:type="dxa"/>
                </w:trPr>
                <w:tc>
                  <w:tcPr>
                    <w:tcW w:w="50" w:type="pct"/>
                    <w:hideMark/>
                  </w:tcPr>
                  <w:p w14:paraId="18B0A10C" w14:textId="77777777" w:rsidR="00DA1CB7" w:rsidRDefault="00DA1CB7">
                    <w:pPr>
                      <w:pStyle w:val="Bibliography"/>
                      <w:rPr>
                        <w:noProof/>
                        <w:lang w:val="en-US"/>
                      </w:rPr>
                    </w:pPr>
                    <w:r>
                      <w:rPr>
                        <w:noProof/>
                        <w:lang w:val="en-US"/>
                      </w:rPr>
                      <w:t xml:space="preserve">[40] </w:t>
                    </w:r>
                  </w:p>
                </w:tc>
                <w:tc>
                  <w:tcPr>
                    <w:tcW w:w="0" w:type="auto"/>
                    <w:hideMark/>
                  </w:tcPr>
                  <w:p w14:paraId="4B1F0740" w14:textId="77777777" w:rsidR="00DA1CB7" w:rsidRDefault="00DA1CB7">
                    <w:pPr>
                      <w:pStyle w:val="Bibliography"/>
                      <w:rPr>
                        <w:noProof/>
                        <w:lang w:val="en-US"/>
                      </w:rPr>
                    </w:pPr>
                    <w:r>
                      <w:rPr>
                        <w:noProof/>
                        <w:lang w:val="en-US"/>
                      </w:rPr>
                      <w:t xml:space="preserve">M. Yeung, E. Sala, C. B. Schönlieb and L. Rundo, "Unified Focal loss: Generalising Dice and cross entropy-based losses to handle," </w:t>
                    </w:r>
                    <w:r>
                      <w:rPr>
                        <w:i/>
                        <w:iCs/>
                        <w:noProof/>
                        <w:lang w:val="en-US"/>
                      </w:rPr>
                      <w:t xml:space="preserve">Computerized Medical Imaging and Graphics, </w:t>
                    </w:r>
                    <w:r>
                      <w:rPr>
                        <w:noProof/>
                        <w:lang w:val="en-US"/>
                      </w:rPr>
                      <w:t xml:space="preserve">vol. 95, 2022. </w:t>
                    </w:r>
                  </w:p>
                </w:tc>
              </w:tr>
            </w:tbl>
            <w:p w14:paraId="63B88DB3" w14:textId="77777777" w:rsidR="00DA1CB7" w:rsidRDefault="00DA1CB7">
              <w:pPr>
                <w:divId w:val="1638299004"/>
                <w:rPr>
                  <w:rFonts w:eastAsia="Times New Roman"/>
                  <w:noProof/>
                </w:rPr>
              </w:pPr>
            </w:p>
            <w:p w14:paraId="541CA6C2" w14:textId="5BBC1C57" w:rsidR="009941F1" w:rsidRDefault="009941F1">
              <w:r>
                <w:rPr>
                  <w:b/>
                  <w:bCs/>
                  <w:noProof/>
                </w:rPr>
                <w:fldChar w:fldCharType="end"/>
              </w:r>
            </w:p>
          </w:sdtContent>
        </w:sdt>
      </w:sdtContent>
    </w:sdt>
    <w:p w14:paraId="1C126E4F" w14:textId="3DFF804B" w:rsidR="009941F1" w:rsidRDefault="009941F1"/>
    <w:p w14:paraId="0448D9FB" w14:textId="781F8540" w:rsidR="009941F1" w:rsidRPr="00514B65" w:rsidRDefault="009941F1">
      <w:pPr>
        <w:rPr>
          <w:lang w:val="en-US"/>
        </w:rPr>
      </w:pPr>
    </w:p>
    <w:p w14:paraId="13561F2E" w14:textId="7D4CC5FA" w:rsidR="009941F1" w:rsidRPr="00514B65" w:rsidRDefault="009941F1">
      <w:pPr>
        <w:rPr>
          <w:lang w:val="en-US"/>
        </w:rPr>
      </w:pPr>
    </w:p>
    <w:p w14:paraId="59764E94" w14:textId="5E34D2A0" w:rsidR="00DE34E9" w:rsidRPr="00514B65" w:rsidRDefault="00DE34E9">
      <w:pPr>
        <w:rPr>
          <w:lang w:val="en-US"/>
        </w:rPr>
      </w:pPr>
    </w:p>
    <w:p w14:paraId="2C6257C3" w14:textId="4A5D97B8" w:rsidR="00194DC8" w:rsidRPr="00514B65" w:rsidRDefault="00194DC8" w:rsidP="00ED0752">
      <w:pPr>
        <w:autoSpaceDE w:val="0"/>
        <w:autoSpaceDN w:val="0"/>
        <w:rPr>
          <w:lang w:val="en-US"/>
        </w:rPr>
      </w:pPr>
    </w:p>
    <w:sectPr w:rsidR="00194DC8" w:rsidRPr="00514B65" w:rsidSect="00D2257A">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0528B" w14:textId="77777777" w:rsidR="000D47D5" w:rsidRDefault="000D47D5" w:rsidP="00CE2CCF">
      <w:pPr>
        <w:spacing w:after="0" w:line="240" w:lineRule="auto"/>
      </w:pPr>
      <w:r>
        <w:separator/>
      </w:r>
    </w:p>
  </w:endnote>
  <w:endnote w:type="continuationSeparator" w:id="0">
    <w:p w14:paraId="757E9979" w14:textId="77777777" w:rsidR="000D47D5" w:rsidRDefault="000D47D5" w:rsidP="00CE2CCF">
      <w:pPr>
        <w:spacing w:after="0" w:line="240" w:lineRule="auto"/>
      </w:pPr>
      <w:r>
        <w:continuationSeparator/>
      </w:r>
    </w:p>
  </w:endnote>
  <w:endnote w:type="continuationNotice" w:id="1">
    <w:p w14:paraId="70624D50" w14:textId="77777777" w:rsidR="000D47D5" w:rsidRDefault="000D47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023E3" w14:textId="77777777" w:rsidR="000D47D5" w:rsidRDefault="000D47D5" w:rsidP="00CE2CCF">
      <w:pPr>
        <w:spacing w:after="0" w:line="240" w:lineRule="auto"/>
      </w:pPr>
      <w:r>
        <w:separator/>
      </w:r>
    </w:p>
  </w:footnote>
  <w:footnote w:type="continuationSeparator" w:id="0">
    <w:p w14:paraId="22AA63D8" w14:textId="77777777" w:rsidR="000D47D5" w:rsidRDefault="000D47D5" w:rsidP="00CE2CCF">
      <w:pPr>
        <w:spacing w:after="0" w:line="240" w:lineRule="auto"/>
      </w:pPr>
      <w:r>
        <w:continuationSeparator/>
      </w:r>
    </w:p>
  </w:footnote>
  <w:footnote w:type="continuationNotice" w:id="1">
    <w:p w14:paraId="0B8796FE" w14:textId="77777777" w:rsidR="000D47D5" w:rsidRDefault="000D47D5">
      <w:pPr>
        <w:spacing w:after="0" w:line="240" w:lineRule="auto"/>
      </w:pPr>
    </w:p>
  </w:footnote>
  <w:footnote w:id="2">
    <w:p w14:paraId="79513D0B" w14:textId="5464AC03" w:rsidR="00667D83" w:rsidRDefault="00667D83">
      <w:pPr>
        <w:pStyle w:val="FootnoteText"/>
      </w:pPr>
      <w:r>
        <w:rPr>
          <w:rStyle w:val="FootnoteReference"/>
        </w:rPr>
        <w:footnoteRef/>
      </w:r>
      <w:r w:rsidRPr="00F41BBE">
        <w:rPr>
          <w:lang w:val="en-US"/>
        </w:rPr>
        <w:t xml:space="preserve"> </w:t>
      </w:r>
      <w:bookmarkStart w:id="0" w:name="_Hlk137161288"/>
      <w:r w:rsidR="00F41BBE" w:rsidRPr="00F41BBE">
        <w:rPr>
          <w:lang w:val="en-US"/>
        </w:rPr>
        <w:t xml:space="preserve">CNN - Convolutional Neural Network </w:t>
      </w:r>
      <w:bookmarkEnd w:id="0"/>
      <w:r w:rsidR="00F41BBE" w:rsidRPr="00F41BBE">
        <w:rPr>
          <w:lang w:val="en-US"/>
        </w:rPr>
        <w:t>tr</w:t>
      </w:r>
      <w:r w:rsidR="00F41BBE">
        <w:rPr>
          <w:lang w:val="en-US"/>
        </w:rPr>
        <w:t>a</w:t>
      </w:r>
      <w:r w:rsidR="00F41BBE" w:rsidRPr="00F41BBE">
        <w:rPr>
          <w:lang w:val="en-US"/>
        </w:rPr>
        <w:t xml:space="preserve">d. </w:t>
      </w:r>
      <w:r w:rsidR="00F41BBE" w:rsidRPr="00F41BBE">
        <w:rPr>
          <w:i/>
          <w:iCs/>
        </w:rPr>
        <w:t>Redes Neuronales Convolucionales</w:t>
      </w:r>
    </w:p>
  </w:footnote>
  <w:footnote w:id="3">
    <w:p w14:paraId="2D180AFC" w14:textId="04B2322A" w:rsidR="009B142A" w:rsidRPr="00193941" w:rsidRDefault="009B142A">
      <w:pPr>
        <w:pStyle w:val="FootnoteText"/>
        <w:rPr>
          <w:lang w:val="es-ES"/>
        </w:rPr>
      </w:pPr>
      <w:r>
        <w:rPr>
          <w:rStyle w:val="FootnoteReference"/>
        </w:rPr>
        <w:footnoteRef/>
      </w:r>
      <w:r w:rsidRPr="00193941">
        <w:rPr>
          <w:lang w:val="es-ES"/>
        </w:rPr>
        <w:t xml:space="preserve"> </w:t>
      </w:r>
      <w:proofErr w:type="spellStart"/>
      <w:r w:rsidRPr="00193941">
        <w:rPr>
          <w:lang w:val="es-ES"/>
        </w:rPr>
        <w:t>VGG</w:t>
      </w:r>
      <w:r w:rsidR="00856734" w:rsidRPr="00193941">
        <w:rPr>
          <w:lang w:val="es-ES"/>
        </w:rPr>
        <w:t>Net</w:t>
      </w:r>
      <w:proofErr w:type="spellEnd"/>
      <w:r w:rsidRPr="00193941">
        <w:rPr>
          <w:lang w:val="es-ES"/>
        </w:rPr>
        <w:t xml:space="preserve"> – </w:t>
      </w:r>
      <w:r w:rsidR="00266491" w:rsidRPr="00193941">
        <w:rPr>
          <w:lang w:val="es-ES"/>
        </w:rPr>
        <w:t xml:space="preserve">Visual </w:t>
      </w:r>
      <w:proofErr w:type="spellStart"/>
      <w:r w:rsidR="00266491" w:rsidRPr="00193941">
        <w:rPr>
          <w:lang w:val="es-ES"/>
        </w:rPr>
        <w:t>Geometry</w:t>
      </w:r>
      <w:proofErr w:type="spellEnd"/>
      <w:r w:rsidR="00266491" w:rsidRPr="00193941">
        <w:rPr>
          <w:lang w:val="es-ES"/>
        </w:rPr>
        <w:t xml:space="preserve"> </w:t>
      </w:r>
      <w:proofErr w:type="spellStart"/>
      <w:r w:rsidR="00266491" w:rsidRPr="00193941">
        <w:rPr>
          <w:lang w:val="es-ES"/>
        </w:rPr>
        <w:t>Group</w:t>
      </w:r>
      <w:proofErr w:type="spellEnd"/>
      <w:r w:rsidR="00266491" w:rsidRPr="00193941">
        <w:rPr>
          <w:lang w:val="es-ES"/>
        </w:rPr>
        <w:t xml:space="preserve"> Network </w:t>
      </w:r>
    </w:p>
  </w:footnote>
  <w:footnote w:id="4">
    <w:p w14:paraId="1D15B387" w14:textId="2AFCC124" w:rsidR="0079072A" w:rsidRDefault="0079072A">
      <w:pPr>
        <w:pStyle w:val="FootnoteText"/>
      </w:pPr>
      <w:r>
        <w:rPr>
          <w:rStyle w:val="FootnoteReference"/>
        </w:rPr>
        <w:footnoteRef/>
      </w:r>
      <w:r>
        <w:t xml:space="preserve"> </w:t>
      </w:r>
      <w:r w:rsidR="00DD1B3D">
        <w:t xml:space="preserve">Datos tipos </w:t>
      </w:r>
      <w:proofErr w:type="spellStart"/>
      <w:r w:rsidR="00DD1B3D">
        <w:t>grid</w:t>
      </w:r>
      <w:proofErr w:type="spellEnd"/>
      <w:r w:rsidR="00DD1B3D">
        <w:t>, refiere a datos presentados en una matriz</w:t>
      </w:r>
    </w:p>
  </w:footnote>
  <w:footnote w:id="5">
    <w:p w14:paraId="04456313" w14:textId="40A25854" w:rsidR="00306DB2" w:rsidRPr="00306DB2" w:rsidRDefault="00306DB2">
      <w:pPr>
        <w:pStyle w:val="FootnoteText"/>
      </w:pPr>
      <w:r>
        <w:rPr>
          <w:rStyle w:val="FootnoteReference"/>
        </w:rPr>
        <w:footnoteRef/>
      </w:r>
      <w:r>
        <w:t xml:space="preserve"> </w:t>
      </w:r>
      <w:proofErr w:type="spellStart"/>
      <w:r>
        <w:t>ReLU</w:t>
      </w:r>
      <w:proofErr w:type="spellEnd"/>
      <w:r>
        <w:t xml:space="preserve"> (</w:t>
      </w:r>
      <w:proofErr w:type="spellStart"/>
      <w:r w:rsidRPr="00306DB2">
        <w:t>Rectified</w:t>
      </w:r>
      <w:proofErr w:type="spellEnd"/>
      <w:r w:rsidRPr="00306DB2">
        <w:t xml:space="preserve"> Linear </w:t>
      </w:r>
      <w:proofErr w:type="spellStart"/>
      <w:r w:rsidRPr="00306DB2">
        <w:t>Unit</w:t>
      </w:r>
      <w:proofErr w:type="spellEnd"/>
      <w:r>
        <w:t>),</w:t>
      </w:r>
      <w:r w:rsidRPr="00306DB2">
        <w:t xml:space="preserve"> función de activación no lineal que se usa en redes neuronales convolucionales para introducir no linealidad y eliminar valores negativos.</w:t>
      </w:r>
    </w:p>
  </w:footnote>
  <w:footnote w:id="6">
    <w:p w14:paraId="43408FFE" w14:textId="662E82D2" w:rsidR="00AD2D06" w:rsidRPr="00AD2D06" w:rsidRDefault="00AD2D06">
      <w:pPr>
        <w:pStyle w:val="FootnoteText"/>
      </w:pPr>
      <w:r>
        <w:rPr>
          <w:rStyle w:val="FootnoteReference"/>
        </w:rPr>
        <w:footnoteRef/>
      </w:r>
      <w:r>
        <w:t xml:space="preserve"> </w:t>
      </w:r>
      <w:proofErr w:type="spellStart"/>
      <w:r w:rsidRPr="00AD2D06">
        <w:t>ResNet</w:t>
      </w:r>
      <w:proofErr w:type="spellEnd"/>
      <w:r w:rsidR="00830DED">
        <w:t xml:space="preserve">, </w:t>
      </w:r>
      <w:r w:rsidRPr="00AD2D06">
        <w:t>red neuronal profunda que usa conexiones residuales para mejorar el aprendizaje de las capas.</w:t>
      </w:r>
    </w:p>
  </w:footnote>
  <w:footnote w:id="7">
    <w:p w14:paraId="0DBD8961" w14:textId="575674E2" w:rsidR="000B1E2C" w:rsidRPr="000B1E2C" w:rsidRDefault="000B1E2C">
      <w:pPr>
        <w:pStyle w:val="FootnoteText"/>
      </w:pPr>
      <w:r>
        <w:rPr>
          <w:rStyle w:val="FootnoteReference"/>
        </w:rPr>
        <w:footnoteRef/>
      </w:r>
      <w:r>
        <w:t xml:space="preserve"> </w:t>
      </w:r>
      <w:proofErr w:type="spellStart"/>
      <w:r>
        <w:t>Inception</w:t>
      </w:r>
      <w:proofErr w:type="spellEnd"/>
      <w:r w:rsidR="00830DED">
        <w:t>,</w:t>
      </w:r>
      <w:r w:rsidRPr="000B1E2C">
        <w:t xml:space="preserve"> red neuronal convolucional con 48 capas de profundidad.</w:t>
      </w:r>
    </w:p>
  </w:footnote>
  <w:footnote w:id="8">
    <w:p w14:paraId="3D53DE84" w14:textId="37835965" w:rsidR="00AA77A8" w:rsidRDefault="00AA77A8">
      <w:pPr>
        <w:pStyle w:val="FootnoteText"/>
      </w:pPr>
      <w:r>
        <w:rPr>
          <w:rStyle w:val="FootnoteReference"/>
        </w:rPr>
        <w:footnoteRef/>
      </w:r>
      <w:r>
        <w:t xml:space="preserve"> </w:t>
      </w:r>
      <w:proofErr w:type="spellStart"/>
      <w:r w:rsidRPr="008135FA">
        <w:rPr>
          <w:rFonts w:cs="Times New Roman"/>
          <w:szCs w:val="24"/>
        </w:rPr>
        <w:t>Kaggle</w:t>
      </w:r>
      <w:proofErr w:type="spellEnd"/>
      <w:r w:rsidRPr="008135FA">
        <w:rPr>
          <w:rFonts w:cs="Times New Roman"/>
          <w:szCs w:val="24"/>
        </w:rPr>
        <w:t xml:space="preserve">, plataforma </w:t>
      </w:r>
      <w:r w:rsidR="004704C4" w:rsidRPr="008135FA">
        <w:rPr>
          <w:rFonts w:cs="Times New Roman"/>
          <w:szCs w:val="24"/>
        </w:rPr>
        <w:t xml:space="preserve">web que reúne </w:t>
      </w:r>
      <w:proofErr w:type="spellStart"/>
      <w:r w:rsidR="001E31AE" w:rsidRPr="008135FA">
        <w:rPr>
          <w:rFonts w:cs="Times New Roman"/>
          <w:szCs w:val="24"/>
        </w:rPr>
        <w:t>dataset</w:t>
      </w:r>
      <w:proofErr w:type="spellEnd"/>
      <w:r w:rsidR="001E31AE" w:rsidRPr="008135FA">
        <w:rPr>
          <w:rFonts w:cs="Times New Roman"/>
          <w:szCs w:val="24"/>
        </w:rPr>
        <w:t xml:space="preserve"> del todo e</w:t>
      </w:r>
      <w:r w:rsidR="004704C4" w:rsidRPr="008135FA">
        <w:rPr>
          <w:rFonts w:cs="Times New Roman"/>
          <w:szCs w:val="24"/>
        </w:rPr>
        <w:t>l mundo.</w:t>
      </w:r>
    </w:p>
  </w:footnote>
  <w:footnote w:id="9">
    <w:p w14:paraId="40998237" w14:textId="731BF87E" w:rsidR="00366069" w:rsidRPr="00366069" w:rsidRDefault="00366069">
      <w:pPr>
        <w:pStyle w:val="FootnoteText"/>
        <w:rPr>
          <w:lang w:val="en-US"/>
        </w:rPr>
      </w:pPr>
      <w:r>
        <w:rPr>
          <w:rStyle w:val="FootnoteReference"/>
        </w:rPr>
        <w:footnoteRef/>
      </w:r>
      <w:r w:rsidRPr="00366069">
        <w:rPr>
          <w:lang w:val="en-US"/>
        </w:rPr>
        <w:t xml:space="preserve"> </w:t>
      </w:r>
      <w:r w:rsidRPr="00366069">
        <w:rPr>
          <w:rFonts w:cs="Times New Roman"/>
          <w:szCs w:val="24"/>
          <w:lang w:val="en-US"/>
        </w:rPr>
        <w:t>Brian Tumor Dataset</w:t>
      </w:r>
      <w:r>
        <w:rPr>
          <w:rFonts w:cs="Times New Roman"/>
          <w:szCs w:val="24"/>
          <w:lang w:val="en-US"/>
        </w:rPr>
        <w:t xml:space="preserve">, Kaggle link </w:t>
      </w:r>
      <w:r w:rsidR="00DA1CB7">
        <w:fldChar w:fldCharType="begin"/>
      </w:r>
      <w:r w:rsidR="00DA1CB7" w:rsidRPr="00E66F16">
        <w:rPr>
          <w:lang w:val="en-US"/>
        </w:rPr>
        <w:instrText>HYPERLINK "https://www.kaggle.com/datasets/preetviradiya/brian-tumor-dataset"</w:instrText>
      </w:r>
      <w:r w:rsidR="00DA1CB7">
        <w:fldChar w:fldCharType="separate"/>
      </w:r>
      <w:r w:rsidRPr="00366069">
        <w:rPr>
          <w:rStyle w:val="Hyperlink"/>
          <w:rFonts w:cs="Times New Roman"/>
          <w:szCs w:val="24"/>
          <w:lang w:val="en-US"/>
        </w:rPr>
        <w:t>https://www.kaggle.com/datasets/preetviradiya/brian-tumor-dataset</w:t>
      </w:r>
      <w:r w:rsidR="00DA1CB7">
        <w:rPr>
          <w:rStyle w:val="Hyperlink"/>
          <w:rFonts w:cs="Times New Roman"/>
          <w:szCs w:val="24"/>
          <w:lang w:val="en-US"/>
        </w:rPr>
        <w:fldChar w:fldCharType="end"/>
      </w:r>
    </w:p>
  </w:footnote>
  <w:footnote w:id="10">
    <w:p w14:paraId="7F7B81EE" w14:textId="66CAAA51" w:rsidR="007B444B" w:rsidRDefault="007B444B">
      <w:pPr>
        <w:pStyle w:val="FootnoteText"/>
      </w:pPr>
      <w:r>
        <w:rPr>
          <w:rStyle w:val="FootnoteReference"/>
        </w:rPr>
        <w:footnoteRef/>
      </w:r>
      <w:r>
        <w:t xml:space="preserve"> </w:t>
      </w:r>
      <w:r w:rsidR="00CF0F13">
        <w:t xml:space="preserve">COLAB, </w:t>
      </w:r>
      <w:r w:rsidR="007031EC">
        <w:t>d</w:t>
      </w:r>
      <w:r w:rsidR="00CF0F13" w:rsidRPr="00CF0F13">
        <w:t xml:space="preserve">esarrollador de programas de Python para escribir y ejecutar códigos </w:t>
      </w:r>
      <w:r w:rsidR="007031EC">
        <w:t>en</w:t>
      </w:r>
      <w:r w:rsidR="00CF0F13" w:rsidRPr="00CF0F13">
        <w:t xml:space="preserve"> un navegador web</w:t>
      </w:r>
      <w:r w:rsidR="007031EC">
        <w:t>.</w:t>
      </w:r>
    </w:p>
  </w:footnote>
  <w:footnote w:id="11">
    <w:p w14:paraId="4FCB09D5" w14:textId="742F6C32" w:rsidR="00366069" w:rsidRDefault="00366069">
      <w:pPr>
        <w:pStyle w:val="FootnoteText"/>
      </w:pPr>
      <w:r>
        <w:rPr>
          <w:rStyle w:val="FootnoteReference"/>
        </w:rPr>
        <w:footnoteRef/>
      </w:r>
      <w:r>
        <w:t xml:space="preserve"> </w:t>
      </w:r>
      <w:proofErr w:type="gramStart"/>
      <w:r>
        <w:t>Link</w:t>
      </w:r>
      <w:proofErr w:type="gramEnd"/>
      <w:r>
        <w:t xml:space="preserve"> de archivos </w:t>
      </w:r>
      <w:hyperlink r:id="rId1" w:history="1">
        <w:r w:rsidRPr="00B63F62">
          <w:rPr>
            <w:rStyle w:val="Hyperlink"/>
            <w:rFonts w:cs="Times New Roman"/>
            <w:szCs w:val="24"/>
            <w:lang w:val="es-ES"/>
          </w:rPr>
          <w:t>https://github.com/Rafael1108/datasheet/tree/main/BrainTumorData</w:t>
        </w:r>
      </w:hyperlink>
    </w:p>
  </w:footnote>
  <w:footnote w:id="12">
    <w:p w14:paraId="201F760E" w14:textId="09F365BF" w:rsidR="00742E8A" w:rsidRPr="008C1597" w:rsidRDefault="00742E8A">
      <w:pPr>
        <w:pStyle w:val="FootnoteText"/>
      </w:pPr>
      <w:r>
        <w:rPr>
          <w:rStyle w:val="FootnoteReference"/>
        </w:rPr>
        <w:footnoteRef/>
      </w:r>
      <w:r w:rsidRPr="008C1597">
        <w:rPr>
          <w:lang w:val="en-US"/>
        </w:rPr>
        <w:t xml:space="preserve"> </w:t>
      </w:r>
      <w:r>
        <w:rPr>
          <w:lang w:val="en-US"/>
        </w:rPr>
        <w:t xml:space="preserve">MRI, </w:t>
      </w:r>
      <w:r w:rsidRPr="00742E8A">
        <w:rPr>
          <w:lang w:val="en-US"/>
        </w:rPr>
        <w:t>Magnetic resonance imaging</w:t>
      </w:r>
      <w:r w:rsidR="008C1597">
        <w:rPr>
          <w:lang w:val="en-US"/>
        </w:rPr>
        <w:t xml:space="preserve">, </w:t>
      </w:r>
      <w:r w:rsidR="008C1597" w:rsidRPr="006C24AE">
        <w:rPr>
          <w:i/>
          <w:iCs/>
          <w:lang w:val="en-US"/>
        </w:rPr>
        <w:t>trad</w:t>
      </w:r>
      <w:r w:rsidR="008C1597" w:rsidRPr="006C24AE">
        <w:rPr>
          <w:lang w:val="en-US"/>
        </w:rPr>
        <w:t xml:space="preserve">. </w:t>
      </w:r>
      <w:r w:rsidR="008C1597" w:rsidRPr="008C1597">
        <w:rPr>
          <w:lang w:val="es-ES"/>
        </w:rPr>
        <w:t xml:space="preserve">Imagen por resonancia </w:t>
      </w:r>
      <w:proofErr w:type="spellStart"/>
      <w:r w:rsidR="008C1597" w:rsidRPr="008C1597">
        <w:rPr>
          <w:lang w:val="es-ES"/>
        </w:rPr>
        <w:t>magn</w:t>
      </w:r>
      <w:proofErr w:type="spellEnd"/>
      <w:r w:rsidR="008C1597">
        <w:t>ética</w:t>
      </w:r>
    </w:p>
  </w:footnote>
  <w:footnote w:id="13">
    <w:p w14:paraId="750EAFBD" w14:textId="57FD9C26" w:rsidR="00A766FE" w:rsidRDefault="00A766FE">
      <w:pPr>
        <w:pStyle w:val="FootnoteText"/>
      </w:pPr>
      <w:r>
        <w:rPr>
          <w:rStyle w:val="FootnoteReference"/>
        </w:rPr>
        <w:footnoteRef/>
      </w:r>
      <w:r>
        <w:t xml:space="preserve"> </w:t>
      </w:r>
      <w:r w:rsidRPr="00A766FE">
        <w:t>DSC</w:t>
      </w:r>
      <w:r>
        <w:t xml:space="preserve">, </w:t>
      </w:r>
      <w:r w:rsidRPr="00A766FE">
        <w:t>coeficiente de Sørensen-Dice, una medida estadística que compara la similitud de dos muestras basada en los elementos que tienen en común</w:t>
      </w:r>
      <w:r w:rsidR="000946A1">
        <w:t>.</w:t>
      </w:r>
    </w:p>
  </w:footnote>
  <w:footnote w:id="14">
    <w:p w14:paraId="24957BFC" w14:textId="78AB6626" w:rsidR="00F4261D" w:rsidRPr="00F4261D" w:rsidRDefault="00F4261D">
      <w:pPr>
        <w:pStyle w:val="FootnoteText"/>
        <w:rPr>
          <w:lang w:val="es-ES"/>
        </w:rPr>
      </w:pPr>
      <w:r>
        <w:rPr>
          <w:rStyle w:val="FootnoteReference"/>
        </w:rPr>
        <w:footnoteRef/>
      </w:r>
      <w:r>
        <w:t xml:space="preserve"> </w:t>
      </w:r>
      <w:r w:rsidRPr="00F4261D">
        <w:rPr>
          <w:lang w:val="es-ES"/>
        </w:rPr>
        <w:t>HGG, Glioma de alto grado.</w:t>
      </w:r>
    </w:p>
  </w:footnote>
  <w:footnote w:id="15">
    <w:p w14:paraId="195E8779" w14:textId="214956F4" w:rsidR="00F4261D" w:rsidRPr="00F4261D" w:rsidRDefault="00F4261D">
      <w:pPr>
        <w:pStyle w:val="FootnoteText"/>
        <w:rPr>
          <w:lang w:val="es-ES"/>
        </w:rPr>
      </w:pPr>
      <w:r>
        <w:rPr>
          <w:rStyle w:val="FootnoteReference"/>
        </w:rPr>
        <w:footnoteRef/>
      </w:r>
      <w:r>
        <w:t xml:space="preserve"> </w:t>
      </w:r>
      <w:r w:rsidRPr="00F4261D">
        <w:rPr>
          <w:lang w:val="es-ES"/>
        </w:rPr>
        <w:t>LGG, Glioma de bajo grado.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D1"/>
    <w:multiLevelType w:val="hybridMultilevel"/>
    <w:tmpl w:val="98E638C6"/>
    <w:lvl w:ilvl="0" w:tplc="4E268BCC">
      <w:numFmt w:val="bullet"/>
      <w:lvlText w:val="•"/>
      <w:lvlJc w:val="left"/>
      <w:pPr>
        <w:ind w:left="720" w:hanging="360"/>
      </w:pPr>
      <w:rPr>
        <w:rFonts w:ascii="Times New Roman" w:eastAsiaTheme="minorHAnsi" w:hAnsi="Times New Roman" w:cs="Times New Roman" w:hint="default"/>
      </w:rPr>
    </w:lvl>
    <w:lvl w:ilvl="1" w:tplc="58F64910">
      <w:numFmt w:val="bullet"/>
      <w:lvlText w:val=""/>
      <w:lvlJc w:val="left"/>
      <w:pPr>
        <w:ind w:left="1440" w:hanging="360"/>
      </w:pPr>
      <w:rPr>
        <w:rFonts w:ascii="Symbol" w:eastAsiaTheme="minorHAnsi" w:hAnsi="Symbol" w:cstheme="minorBid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2441CBD"/>
    <w:multiLevelType w:val="hybridMultilevel"/>
    <w:tmpl w:val="7E96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19CA"/>
    <w:multiLevelType w:val="hybridMultilevel"/>
    <w:tmpl w:val="2D405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35AC6"/>
    <w:multiLevelType w:val="hybridMultilevel"/>
    <w:tmpl w:val="5AFE5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31BFE"/>
    <w:multiLevelType w:val="hybridMultilevel"/>
    <w:tmpl w:val="36023F80"/>
    <w:lvl w:ilvl="0" w:tplc="629452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059A7"/>
    <w:multiLevelType w:val="hybridMultilevel"/>
    <w:tmpl w:val="45A2C2E2"/>
    <w:lvl w:ilvl="0" w:tplc="4E268BCC">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6555411"/>
    <w:multiLevelType w:val="hybridMultilevel"/>
    <w:tmpl w:val="583A39BA"/>
    <w:lvl w:ilvl="0" w:tplc="23BAEF0C">
      <w:start w:val="1"/>
      <w:numFmt w:val="upperRoman"/>
      <w:lvlText w:val="%1."/>
      <w:lvlJc w:val="left"/>
      <w:pPr>
        <w:ind w:left="1080" w:hanging="720"/>
      </w:pPr>
      <w:rPr>
        <w:rFonts w:hint="default"/>
        <w:b/>
      </w:rPr>
    </w:lvl>
    <w:lvl w:ilvl="1" w:tplc="DF02F0BC">
      <w:start w:val="1"/>
      <w:numFmt w:val="decimal"/>
      <w:lvlText w:val="%2."/>
      <w:lvlJc w:val="left"/>
      <w:pPr>
        <w:ind w:left="1440" w:hanging="360"/>
      </w:pPr>
      <w:rPr>
        <w:rFonts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7731DE4"/>
    <w:multiLevelType w:val="hybridMultilevel"/>
    <w:tmpl w:val="E7565388"/>
    <w:lvl w:ilvl="0" w:tplc="6294525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AB693B"/>
    <w:multiLevelType w:val="hybridMultilevel"/>
    <w:tmpl w:val="725EEDCE"/>
    <w:lvl w:ilvl="0" w:tplc="4E268BCC">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FA4738D"/>
    <w:multiLevelType w:val="hybridMultilevel"/>
    <w:tmpl w:val="61B27D24"/>
    <w:lvl w:ilvl="0" w:tplc="629452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61F4F"/>
    <w:multiLevelType w:val="hybridMultilevel"/>
    <w:tmpl w:val="5986F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E62EC"/>
    <w:multiLevelType w:val="hybridMultilevel"/>
    <w:tmpl w:val="6E1ED3A2"/>
    <w:lvl w:ilvl="0" w:tplc="629452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62D38"/>
    <w:multiLevelType w:val="hybridMultilevel"/>
    <w:tmpl w:val="56D0E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14F17"/>
    <w:multiLevelType w:val="hybridMultilevel"/>
    <w:tmpl w:val="B1E42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A6C4B"/>
    <w:multiLevelType w:val="hybridMultilevel"/>
    <w:tmpl w:val="70F2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E47D0"/>
    <w:multiLevelType w:val="hybridMultilevel"/>
    <w:tmpl w:val="8D0462DA"/>
    <w:lvl w:ilvl="0" w:tplc="5FF478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8B323E"/>
    <w:multiLevelType w:val="hybridMultilevel"/>
    <w:tmpl w:val="692AC9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7AF4CBA"/>
    <w:multiLevelType w:val="hybridMultilevel"/>
    <w:tmpl w:val="5DECAD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A044BA1"/>
    <w:multiLevelType w:val="hybridMultilevel"/>
    <w:tmpl w:val="4A040844"/>
    <w:lvl w:ilvl="0" w:tplc="589E40C4">
      <w:start w:val="1"/>
      <w:numFmt w:val="decimal"/>
      <w:lvlText w:val="%1."/>
      <w:lvlJc w:val="left"/>
      <w:pPr>
        <w:ind w:left="720" w:hanging="360"/>
      </w:pPr>
    </w:lvl>
    <w:lvl w:ilvl="1" w:tplc="17428A64">
      <w:start w:val="1"/>
      <w:numFmt w:val="lowerLetter"/>
      <w:lvlText w:val="%2."/>
      <w:lvlJc w:val="left"/>
      <w:pPr>
        <w:ind w:left="1440" w:hanging="360"/>
      </w:pPr>
    </w:lvl>
    <w:lvl w:ilvl="2" w:tplc="C04806F2">
      <w:start w:val="1"/>
      <w:numFmt w:val="lowerRoman"/>
      <w:lvlText w:val="%3."/>
      <w:lvlJc w:val="right"/>
      <w:pPr>
        <w:ind w:left="2160" w:hanging="180"/>
      </w:pPr>
    </w:lvl>
    <w:lvl w:ilvl="3" w:tplc="D0DAB576">
      <w:start w:val="1"/>
      <w:numFmt w:val="decimal"/>
      <w:lvlText w:val="%4."/>
      <w:lvlJc w:val="left"/>
      <w:pPr>
        <w:ind w:left="2880" w:hanging="360"/>
      </w:pPr>
    </w:lvl>
    <w:lvl w:ilvl="4" w:tplc="ED127132">
      <w:start w:val="1"/>
      <w:numFmt w:val="lowerLetter"/>
      <w:lvlText w:val="%5."/>
      <w:lvlJc w:val="left"/>
      <w:pPr>
        <w:ind w:left="3600" w:hanging="360"/>
      </w:pPr>
    </w:lvl>
    <w:lvl w:ilvl="5" w:tplc="1CF0848A">
      <w:start w:val="1"/>
      <w:numFmt w:val="lowerRoman"/>
      <w:lvlText w:val="%6."/>
      <w:lvlJc w:val="right"/>
      <w:pPr>
        <w:ind w:left="4320" w:hanging="180"/>
      </w:pPr>
    </w:lvl>
    <w:lvl w:ilvl="6" w:tplc="167034AC">
      <w:start w:val="1"/>
      <w:numFmt w:val="decimal"/>
      <w:lvlText w:val="%7."/>
      <w:lvlJc w:val="left"/>
      <w:pPr>
        <w:ind w:left="5040" w:hanging="360"/>
      </w:pPr>
    </w:lvl>
    <w:lvl w:ilvl="7" w:tplc="18AA9C2A">
      <w:start w:val="1"/>
      <w:numFmt w:val="lowerLetter"/>
      <w:lvlText w:val="%8."/>
      <w:lvlJc w:val="left"/>
      <w:pPr>
        <w:ind w:left="5760" w:hanging="360"/>
      </w:pPr>
    </w:lvl>
    <w:lvl w:ilvl="8" w:tplc="6644BB4E">
      <w:start w:val="1"/>
      <w:numFmt w:val="lowerRoman"/>
      <w:lvlText w:val="%9."/>
      <w:lvlJc w:val="right"/>
      <w:pPr>
        <w:ind w:left="6480" w:hanging="180"/>
      </w:pPr>
    </w:lvl>
  </w:abstractNum>
  <w:abstractNum w:abstractNumId="19" w15:restartNumberingAfterBreak="0">
    <w:nsid w:val="4D45259C"/>
    <w:multiLevelType w:val="hybridMultilevel"/>
    <w:tmpl w:val="69F697DC"/>
    <w:lvl w:ilvl="0" w:tplc="4DD09714">
      <w:numFmt w:val="bullet"/>
      <w:lvlText w:val="•"/>
      <w:lvlJc w:val="left"/>
      <w:pPr>
        <w:ind w:left="720" w:hanging="360"/>
      </w:pPr>
      <w:rPr>
        <w:rFonts w:ascii="Times New Roman" w:eastAsiaTheme="minorHAnsi" w:hAnsi="Times New Roman" w:cs="Times New Roman" w:hint="default"/>
        <w:lang w:val="es-EC"/>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1137A5B"/>
    <w:multiLevelType w:val="hybridMultilevel"/>
    <w:tmpl w:val="6B02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8FB51"/>
    <w:multiLevelType w:val="hybridMultilevel"/>
    <w:tmpl w:val="5DAE3328"/>
    <w:lvl w:ilvl="0" w:tplc="1390F868">
      <w:start w:val="1"/>
      <w:numFmt w:val="decimal"/>
      <w:lvlText w:val="%1."/>
      <w:lvlJc w:val="left"/>
      <w:pPr>
        <w:ind w:left="720" w:hanging="360"/>
      </w:pPr>
    </w:lvl>
    <w:lvl w:ilvl="1" w:tplc="523C550A">
      <w:start w:val="1"/>
      <w:numFmt w:val="lowerLetter"/>
      <w:lvlText w:val="%2."/>
      <w:lvlJc w:val="left"/>
      <w:pPr>
        <w:ind w:left="1440" w:hanging="360"/>
      </w:pPr>
    </w:lvl>
    <w:lvl w:ilvl="2" w:tplc="F43E9846">
      <w:start w:val="1"/>
      <w:numFmt w:val="lowerRoman"/>
      <w:lvlText w:val="%3."/>
      <w:lvlJc w:val="right"/>
      <w:pPr>
        <w:ind w:left="2160" w:hanging="180"/>
      </w:pPr>
    </w:lvl>
    <w:lvl w:ilvl="3" w:tplc="34480FD4">
      <w:start w:val="1"/>
      <w:numFmt w:val="decimal"/>
      <w:lvlText w:val="%4."/>
      <w:lvlJc w:val="left"/>
      <w:pPr>
        <w:ind w:left="2880" w:hanging="360"/>
      </w:pPr>
    </w:lvl>
    <w:lvl w:ilvl="4" w:tplc="7AB86DAE">
      <w:start w:val="1"/>
      <w:numFmt w:val="lowerLetter"/>
      <w:lvlText w:val="%5."/>
      <w:lvlJc w:val="left"/>
      <w:pPr>
        <w:ind w:left="3600" w:hanging="360"/>
      </w:pPr>
    </w:lvl>
    <w:lvl w:ilvl="5" w:tplc="067656CE">
      <w:start w:val="1"/>
      <w:numFmt w:val="lowerRoman"/>
      <w:lvlText w:val="%6."/>
      <w:lvlJc w:val="right"/>
      <w:pPr>
        <w:ind w:left="4320" w:hanging="180"/>
      </w:pPr>
    </w:lvl>
    <w:lvl w:ilvl="6" w:tplc="721E7C84">
      <w:start w:val="1"/>
      <w:numFmt w:val="decimal"/>
      <w:lvlText w:val="%7."/>
      <w:lvlJc w:val="left"/>
      <w:pPr>
        <w:ind w:left="5040" w:hanging="360"/>
      </w:pPr>
    </w:lvl>
    <w:lvl w:ilvl="7" w:tplc="75965A3E">
      <w:start w:val="1"/>
      <w:numFmt w:val="lowerLetter"/>
      <w:lvlText w:val="%8."/>
      <w:lvlJc w:val="left"/>
      <w:pPr>
        <w:ind w:left="5760" w:hanging="360"/>
      </w:pPr>
    </w:lvl>
    <w:lvl w:ilvl="8" w:tplc="90826C84">
      <w:start w:val="1"/>
      <w:numFmt w:val="lowerRoman"/>
      <w:lvlText w:val="%9."/>
      <w:lvlJc w:val="right"/>
      <w:pPr>
        <w:ind w:left="6480" w:hanging="180"/>
      </w:pPr>
    </w:lvl>
  </w:abstractNum>
  <w:abstractNum w:abstractNumId="22" w15:restartNumberingAfterBreak="0">
    <w:nsid w:val="5C8E0A9C"/>
    <w:multiLevelType w:val="hybridMultilevel"/>
    <w:tmpl w:val="44200394"/>
    <w:lvl w:ilvl="0" w:tplc="FFFFFFFF">
      <w:numFmt w:val="bullet"/>
      <w:lvlText w:val="•"/>
      <w:lvlJc w:val="left"/>
      <w:pPr>
        <w:ind w:left="720" w:hanging="360"/>
      </w:pPr>
      <w:rPr>
        <w:rFonts w:ascii="Times New Roman" w:eastAsiaTheme="minorHAnsi" w:hAnsi="Times New Roman" w:cs="Times New Roman" w:hint="default"/>
      </w:rPr>
    </w:lvl>
    <w:lvl w:ilvl="1" w:tplc="6294525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E3721D8"/>
    <w:multiLevelType w:val="hybridMultilevel"/>
    <w:tmpl w:val="19DAF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191803"/>
    <w:multiLevelType w:val="hybridMultilevel"/>
    <w:tmpl w:val="D77EA572"/>
    <w:lvl w:ilvl="0" w:tplc="629452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800C4C"/>
    <w:multiLevelType w:val="hybridMultilevel"/>
    <w:tmpl w:val="FFCC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51DCF"/>
    <w:multiLevelType w:val="hybridMultilevel"/>
    <w:tmpl w:val="1A04571A"/>
    <w:lvl w:ilvl="0" w:tplc="5FF478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C82D35"/>
    <w:multiLevelType w:val="hybridMultilevel"/>
    <w:tmpl w:val="4216C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A25E60"/>
    <w:multiLevelType w:val="hybridMultilevel"/>
    <w:tmpl w:val="C26A14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7BE1450"/>
    <w:multiLevelType w:val="hybridMultilevel"/>
    <w:tmpl w:val="E46CAAA8"/>
    <w:lvl w:ilvl="0" w:tplc="6294525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37100279">
    <w:abstractNumId w:val="18"/>
  </w:num>
  <w:num w:numId="2" w16cid:durableId="1104568489">
    <w:abstractNumId w:val="21"/>
  </w:num>
  <w:num w:numId="3" w16cid:durableId="2094158401">
    <w:abstractNumId w:val="16"/>
  </w:num>
  <w:num w:numId="4" w16cid:durableId="1950552275">
    <w:abstractNumId w:val="0"/>
  </w:num>
  <w:num w:numId="5" w16cid:durableId="1194153160">
    <w:abstractNumId w:val="19"/>
  </w:num>
  <w:num w:numId="6" w16cid:durableId="1593513418">
    <w:abstractNumId w:val="8"/>
  </w:num>
  <w:num w:numId="7" w16cid:durableId="1003239007">
    <w:abstractNumId w:val="5"/>
  </w:num>
  <w:num w:numId="8" w16cid:durableId="329794704">
    <w:abstractNumId w:val="1"/>
  </w:num>
  <w:num w:numId="9" w16cid:durableId="597519524">
    <w:abstractNumId w:val="11"/>
  </w:num>
  <w:num w:numId="10" w16cid:durableId="1375957227">
    <w:abstractNumId w:val="13"/>
  </w:num>
  <w:num w:numId="11" w16cid:durableId="30618798">
    <w:abstractNumId w:val="26"/>
  </w:num>
  <w:num w:numId="12" w16cid:durableId="1642543165">
    <w:abstractNumId w:val="15"/>
  </w:num>
  <w:num w:numId="13" w16cid:durableId="1212037214">
    <w:abstractNumId w:val="27"/>
  </w:num>
  <w:num w:numId="14" w16cid:durableId="745613759">
    <w:abstractNumId w:val="9"/>
  </w:num>
  <w:num w:numId="15" w16cid:durableId="1306351178">
    <w:abstractNumId w:val="23"/>
  </w:num>
  <w:num w:numId="16" w16cid:durableId="1358581268">
    <w:abstractNumId w:val="3"/>
  </w:num>
  <w:num w:numId="17" w16cid:durableId="2093627001">
    <w:abstractNumId w:val="29"/>
  </w:num>
  <w:num w:numId="18" w16cid:durableId="1832521649">
    <w:abstractNumId w:val="7"/>
  </w:num>
  <w:num w:numId="19" w16cid:durableId="2044279391">
    <w:abstractNumId w:val="4"/>
  </w:num>
  <w:num w:numId="20" w16cid:durableId="810295498">
    <w:abstractNumId w:val="12"/>
  </w:num>
  <w:num w:numId="21" w16cid:durableId="1381707374">
    <w:abstractNumId w:val="24"/>
  </w:num>
  <w:num w:numId="22" w16cid:durableId="1132216067">
    <w:abstractNumId w:val="22"/>
  </w:num>
  <w:num w:numId="23" w16cid:durableId="1072049355">
    <w:abstractNumId w:val="6"/>
  </w:num>
  <w:num w:numId="24" w16cid:durableId="1010789301">
    <w:abstractNumId w:val="17"/>
  </w:num>
  <w:num w:numId="25" w16cid:durableId="2048870786">
    <w:abstractNumId w:val="14"/>
  </w:num>
  <w:num w:numId="26" w16cid:durableId="1350645989">
    <w:abstractNumId w:val="28"/>
  </w:num>
  <w:num w:numId="27" w16cid:durableId="377169531">
    <w:abstractNumId w:val="2"/>
  </w:num>
  <w:num w:numId="28" w16cid:durableId="1543127211">
    <w:abstractNumId w:val="10"/>
  </w:num>
  <w:num w:numId="29" w16cid:durableId="324628786">
    <w:abstractNumId w:val="20"/>
  </w:num>
  <w:num w:numId="30" w16cid:durableId="12883942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1C"/>
    <w:rsid w:val="00006A30"/>
    <w:rsid w:val="00007E5B"/>
    <w:rsid w:val="00013213"/>
    <w:rsid w:val="00013327"/>
    <w:rsid w:val="00014466"/>
    <w:rsid w:val="000144F7"/>
    <w:rsid w:val="00014702"/>
    <w:rsid w:val="00020CBA"/>
    <w:rsid w:val="000231D1"/>
    <w:rsid w:val="00030C20"/>
    <w:rsid w:val="00040E27"/>
    <w:rsid w:val="000468B9"/>
    <w:rsid w:val="00057E46"/>
    <w:rsid w:val="0006001D"/>
    <w:rsid w:val="000605FE"/>
    <w:rsid w:val="00060DEE"/>
    <w:rsid w:val="00062D00"/>
    <w:rsid w:val="00064E37"/>
    <w:rsid w:val="00065659"/>
    <w:rsid w:val="00065870"/>
    <w:rsid w:val="00072079"/>
    <w:rsid w:val="00072EF3"/>
    <w:rsid w:val="00072F14"/>
    <w:rsid w:val="00075832"/>
    <w:rsid w:val="00077C0E"/>
    <w:rsid w:val="000817DB"/>
    <w:rsid w:val="00081E4D"/>
    <w:rsid w:val="00081EBC"/>
    <w:rsid w:val="00082509"/>
    <w:rsid w:val="000827E7"/>
    <w:rsid w:val="0008703F"/>
    <w:rsid w:val="000946A1"/>
    <w:rsid w:val="000A01F7"/>
    <w:rsid w:val="000A68F8"/>
    <w:rsid w:val="000A7762"/>
    <w:rsid w:val="000A7B4A"/>
    <w:rsid w:val="000B1E2C"/>
    <w:rsid w:val="000B73DF"/>
    <w:rsid w:val="000B75A5"/>
    <w:rsid w:val="000C51F3"/>
    <w:rsid w:val="000C553D"/>
    <w:rsid w:val="000D47D5"/>
    <w:rsid w:val="000D79DE"/>
    <w:rsid w:val="000E2E16"/>
    <w:rsid w:val="000E2F33"/>
    <w:rsid w:val="000F2B15"/>
    <w:rsid w:val="000F3F03"/>
    <w:rsid w:val="000F7EA7"/>
    <w:rsid w:val="00105BF6"/>
    <w:rsid w:val="00106521"/>
    <w:rsid w:val="00107B88"/>
    <w:rsid w:val="0011178A"/>
    <w:rsid w:val="00113CF7"/>
    <w:rsid w:val="00114660"/>
    <w:rsid w:val="00114B74"/>
    <w:rsid w:val="00122458"/>
    <w:rsid w:val="00122F29"/>
    <w:rsid w:val="001267F6"/>
    <w:rsid w:val="00130669"/>
    <w:rsid w:val="00131885"/>
    <w:rsid w:val="00135A83"/>
    <w:rsid w:val="00136605"/>
    <w:rsid w:val="00141077"/>
    <w:rsid w:val="00142447"/>
    <w:rsid w:val="00146DFE"/>
    <w:rsid w:val="001560C5"/>
    <w:rsid w:val="0015625F"/>
    <w:rsid w:val="00156CB5"/>
    <w:rsid w:val="001575DD"/>
    <w:rsid w:val="001630CF"/>
    <w:rsid w:val="00173064"/>
    <w:rsid w:val="00175237"/>
    <w:rsid w:val="00176E1B"/>
    <w:rsid w:val="00181D95"/>
    <w:rsid w:val="00183C96"/>
    <w:rsid w:val="00187459"/>
    <w:rsid w:val="001908DD"/>
    <w:rsid w:val="00190B0F"/>
    <w:rsid w:val="001915B8"/>
    <w:rsid w:val="00191837"/>
    <w:rsid w:val="00193941"/>
    <w:rsid w:val="00193E99"/>
    <w:rsid w:val="00194DC8"/>
    <w:rsid w:val="001B3808"/>
    <w:rsid w:val="001B463A"/>
    <w:rsid w:val="001B61E9"/>
    <w:rsid w:val="001C465F"/>
    <w:rsid w:val="001C6E34"/>
    <w:rsid w:val="001C7B06"/>
    <w:rsid w:val="001D1A2E"/>
    <w:rsid w:val="001D6364"/>
    <w:rsid w:val="001E10EB"/>
    <w:rsid w:val="001E31AE"/>
    <w:rsid w:val="001E320C"/>
    <w:rsid w:val="001E4275"/>
    <w:rsid w:val="001F10B4"/>
    <w:rsid w:val="001F790E"/>
    <w:rsid w:val="002002D3"/>
    <w:rsid w:val="00204433"/>
    <w:rsid w:val="00210634"/>
    <w:rsid w:val="00212F21"/>
    <w:rsid w:val="0021335D"/>
    <w:rsid w:val="00221B40"/>
    <w:rsid w:val="00221BD6"/>
    <w:rsid w:val="00222A50"/>
    <w:rsid w:val="00230034"/>
    <w:rsid w:val="00233991"/>
    <w:rsid w:val="002422F3"/>
    <w:rsid w:val="002424EB"/>
    <w:rsid w:val="0025170F"/>
    <w:rsid w:val="002534D0"/>
    <w:rsid w:val="00254E0B"/>
    <w:rsid w:val="00254E89"/>
    <w:rsid w:val="00255C48"/>
    <w:rsid w:val="00255F56"/>
    <w:rsid w:val="00256F77"/>
    <w:rsid w:val="00260156"/>
    <w:rsid w:val="002618E0"/>
    <w:rsid w:val="00262D1B"/>
    <w:rsid w:val="00264152"/>
    <w:rsid w:val="00265B1F"/>
    <w:rsid w:val="0026646C"/>
    <w:rsid w:val="00266491"/>
    <w:rsid w:val="002719DA"/>
    <w:rsid w:val="00277DA4"/>
    <w:rsid w:val="0028536D"/>
    <w:rsid w:val="0028760A"/>
    <w:rsid w:val="00290257"/>
    <w:rsid w:val="002913C8"/>
    <w:rsid w:val="002933CB"/>
    <w:rsid w:val="0029523F"/>
    <w:rsid w:val="002A707D"/>
    <w:rsid w:val="002A7838"/>
    <w:rsid w:val="002B0082"/>
    <w:rsid w:val="002B051B"/>
    <w:rsid w:val="002B592B"/>
    <w:rsid w:val="002C1D2C"/>
    <w:rsid w:val="002C1F4D"/>
    <w:rsid w:val="002C22CD"/>
    <w:rsid w:val="002C22DA"/>
    <w:rsid w:val="002C2AFD"/>
    <w:rsid w:val="002C3264"/>
    <w:rsid w:val="002C677C"/>
    <w:rsid w:val="002C68CE"/>
    <w:rsid w:val="002D2CC6"/>
    <w:rsid w:val="002E3E6F"/>
    <w:rsid w:val="002E5CC6"/>
    <w:rsid w:val="002F16B8"/>
    <w:rsid w:val="002F69D9"/>
    <w:rsid w:val="0030158F"/>
    <w:rsid w:val="00301C7D"/>
    <w:rsid w:val="003060D6"/>
    <w:rsid w:val="00306DB2"/>
    <w:rsid w:val="003119EA"/>
    <w:rsid w:val="00314610"/>
    <w:rsid w:val="003336B1"/>
    <w:rsid w:val="003367E1"/>
    <w:rsid w:val="00346174"/>
    <w:rsid w:val="003500F7"/>
    <w:rsid w:val="00351894"/>
    <w:rsid w:val="00351C60"/>
    <w:rsid w:val="0035499D"/>
    <w:rsid w:val="0035566F"/>
    <w:rsid w:val="00362775"/>
    <w:rsid w:val="00364F34"/>
    <w:rsid w:val="00366069"/>
    <w:rsid w:val="00371F24"/>
    <w:rsid w:val="00375182"/>
    <w:rsid w:val="00380E4F"/>
    <w:rsid w:val="003828FF"/>
    <w:rsid w:val="00384538"/>
    <w:rsid w:val="0038485C"/>
    <w:rsid w:val="00385B4D"/>
    <w:rsid w:val="00390902"/>
    <w:rsid w:val="003A48E0"/>
    <w:rsid w:val="003A6A6B"/>
    <w:rsid w:val="003A6D2A"/>
    <w:rsid w:val="003B1482"/>
    <w:rsid w:val="003B313F"/>
    <w:rsid w:val="003B4265"/>
    <w:rsid w:val="003C7E3F"/>
    <w:rsid w:val="003D240B"/>
    <w:rsid w:val="003D4622"/>
    <w:rsid w:val="003D6547"/>
    <w:rsid w:val="003E0A10"/>
    <w:rsid w:val="003F6092"/>
    <w:rsid w:val="003F6185"/>
    <w:rsid w:val="003F630D"/>
    <w:rsid w:val="003F6C26"/>
    <w:rsid w:val="00400F52"/>
    <w:rsid w:val="0040354E"/>
    <w:rsid w:val="0040364E"/>
    <w:rsid w:val="004173CD"/>
    <w:rsid w:val="0041779B"/>
    <w:rsid w:val="00420631"/>
    <w:rsid w:val="00423BB2"/>
    <w:rsid w:val="00426BC4"/>
    <w:rsid w:val="0042747D"/>
    <w:rsid w:val="004300DB"/>
    <w:rsid w:val="00441868"/>
    <w:rsid w:val="00444517"/>
    <w:rsid w:val="00451BC6"/>
    <w:rsid w:val="004526F5"/>
    <w:rsid w:val="00453E03"/>
    <w:rsid w:val="00456D33"/>
    <w:rsid w:val="00457AA3"/>
    <w:rsid w:val="004602B8"/>
    <w:rsid w:val="004670F9"/>
    <w:rsid w:val="0047010D"/>
    <w:rsid w:val="004704C4"/>
    <w:rsid w:val="00476E7D"/>
    <w:rsid w:val="00485842"/>
    <w:rsid w:val="00497E8E"/>
    <w:rsid w:val="004A28AE"/>
    <w:rsid w:val="004A3F52"/>
    <w:rsid w:val="004A414E"/>
    <w:rsid w:val="004B0249"/>
    <w:rsid w:val="004B4974"/>
    <w:rsid w:val="004C1463"/>
    <w:rsid w:val="004C20B2"/>
    <w:rsid w:val="004C352B"/>
    <w:rsid w:val="004C5706"/>
    <w:rsid w:val="004C701B"/>
    <w:rsid w:val="004C7602"/>
    <w:rsid w:val="004D3C4D"/>
    <w:rsid w:val="004D47E6"/>
    <w:rsid w:val="004D61EE"/>
    <w:rsid w:val="004E26CD"/>
    <w:rsid w:val="004E3FE9"/>
    <w:rsid w:val="004F03B0"/>
    <w:rsid w:val="004F2510"/>
    <w:rsid w:val="004F741D"/>
    <w:rsid w:val="00503073"/>
    <w:rsid w:val="00503596"/>
    <w:rsid w:val="00505C9B"/>
    <w:rsid w:val="00507A31"/>
    <w:rsid w:val="005108E3"/>
    <w:rsid w:val="00514B65"/>
    <w:rsid w:val="00522436"/>
    <w:rsid w:val="00543083"/>
    <w:rsid w:val="00543A68"/>
    <w:rsid w:val="00544F6C"/>
    <w:rsid w:val="00550E17"/>
    <w:rsid w:val="005707F8"/>
    <w:rsid w:val="00580320"/>
    <w:rsid w:val="0059151C"/>
    <w:rsid w:val="00592DB3"/>
    <w:rsid w:val="0059314A"/>
    <w:rsid w:val="00595908"/>
    <w:rsid w:val="00595E25"/>
    <w:rsid w:val="00596406"/>
    <w:rsid w:val="00597F26"/>
    <w:rsid w:val="00597F68"/>
    <w:rsid w:val="005A26AF"/>
    <w:rsid w:val="005A461E"/>
    <w:rsid w:val="005A6218"/>
    <w:rsid w:val="005B4D44"/>
    <w:rsid w:val="005C6A61"/>
    <w:rsid w:val="005C71A5"/>
    <w:rsid w:val="005D02E5"/>
    <w:rsid w:val="005D0E71"/>
    <w:rsid w:val="005D1AF3"/>
    <w:rsid w:val="005D6A6C"/>
    <w:rsid w:val="005E6EDD"/>
    <w:rsid w:val="00605688"/>
    <w:rsid w:val="006077CC"/>
    <w:rsid w:val="006077F6"/>
    <w:rsid w:val="00610516"/>
    <w:rsid w:val="00611EBC"/>
    <w:rsid w:val="00612345"/>
    <w:rsid w:val="0061343E"/>
    <w:rsid w:val="00632081"/>
    <w:rsid w:val="00634B2C"/>
    <w:rsid w:val="00635847"/>
    <w:rsid w:val="00642348"/>
    <w:rsid w:val="00646D09"/>
    <w:rsid w:val="00650989"/>
    <w:rsid w:val="006526AD"/>
    <w:rsid w:val="006538B4"/>
    <w:rsid w:val="00654903"/>
    <w:rsid w:val="00655850"/>
    <w:rsid w:val="0065652D"/>
    <w:rsid w:val="006569CD"/>
    <w:rsid w:val="006650F8"/>
    <w:rsid w:val="006673E0"/>
    <w:rsid w:val="00667D83"/>
    <w:rsid w:val="006757B6"/>
    <w:rsid w:val="00677899"/>
    <w:rsid w:val="0069755D"/>
    <w:rsid w:val="006A0A42"/>
    <w:rsid w:val="006B02F2"/>
    <w:rsid w:val="006B4CE4"/>
    <w:rsid w:val="006C212C"/>
    <w:rsid w:val="006C24AE"/>
    <w:rsid w:val="006C2FED"/>
    <w:rsid w:val="006C3065"/>
    <w:rsid w:val="006C490D"/>
    <w:rsid w:val="006C7DA4"/>
    <w:rsid w:val="006D06E3"/>
    <w:rsid w:val="006D242C"/>
    <w:rsid w:val="006E5B6D"/>
    <w:rsid w:val="006F0217"/>
    <w:rsid w:val="006F723C"/>
    <w:rsid w:val="00700933"/>
    <w:rsid w:val="007031EC"/>
    <w:rsid w:val="007031EE"/>
    <w:rsid w:val="007060EA"/>
    <w:rsid w:val="00710638"/>
    <w:rsid w:val="00716CBB"/>
    <w:rsid w:val="007178C7"/>
    <w:rsid w:val="00722AEE"/>
    <w:rsid w:val="00724149"/>
    <w:rsid w:val="00725118"/>
    <w:rsid w:val="00736032"/>
    <w:rsid w:val="00737222"/>
    <w:rsid w:val="00740E16"/>
    <w:rsid w:val="0074156A"/>
    <w:rsid w:val="00742E8A"/>
    <w:rsid w:val="007447BC"/>
    <w:rsid w:val="0074763F"/>
    <w:rsid w:val="0074798B"/>
    <w:rsid w:val="00751AF6"/>
    <w:rsid w:val="00753764"/>
    <w:rsid w:val="0075663E"/>
    <w:rsid w:val="00756A01"/>
    <w:rsid w:val="00766A49"/>
    <w:rsid w:val="00766CDF"/>
    <w:rsid w:val="00767333"/>
    <w:rsid w:val="00771474"/>
    <w:rsid w:val="007718D1"/>
    <w:rsid w:val="0077384B"/>
    <w:rsid w:val="007739B5"/>
    <w:rsid w:val="007809AB"/>
    <w:rsid w:val="00782F56"/>
    <w:rsid w:val="00783A3C"/>
    <w:rsid w:val="00786E14"/>
    <w:rsid w:val="007875CE"/>
    <w:rsid w:val="0079072A"/>
    <w:rsid w:val="007A0F69"/>
    <w:rsid w:val="007A5A0B"/>
    <w:rsid w:val="007A6B01"/>
    <w:rsid w:val="007B1D7A"/>
    <w:rsid w:val="007B444B"/>
    <w:rsid w:val="007C1256"/>
    <w:rsid w:val="007C792A"/>
    <w:rsid w:val="007D0172"/>
    <w:rsid w:val="007D2D34"/>
    <w:rsid w:val="007D4C21"/>
    <w:rsid w:val="007E3BF3"/>
    <w:rsid w:val="007E6E87"/>
    <w:rsid w:val="007E6F6B"/>
    <w:rsid w:val="007F1DFA"/>
    <w:rsid w:val="007F324E"/>
    <w:rsid w:val="007F5BDA"/>
    <w:rsid w:val="007F669E"/>
    <w:rsid w:val="007F7A00"/>
    <w:rsid w:val="00801841"/>
    <w:rsid w:val="008018CF"/>
    <w:rsid w:val="0080297A"/>
    <w:rsid w:val="00810D68"/>
    <w:rsid w:val="008135FA"/>
    <w:rsid w:val="00825B4C"/>
    <w:rsid w:val="0082795E"/>
    <w:rsid w:val="00830DED"/>
    <w:rsid w:val="00835693"/>
    <w:rsid w:val="00835F6F"/>
    <w:rsid w:val="0083685A"/>
    <w:rsid w:val="008379EF"/>
    <w:rsid w:val="00844204"/>
    <w:rsid w:val="0084500B"/>
    <w:rsid w:val="00856734"/>
    <w:rsid w:val="00860D6B"/>
    <w:rsid w:val="008653C2"/>
    <w:rsid w:val="00865578"/>
    <w:rsid w:val="00866639"/>
    <w:rsid w:val="00867B28"/>
    <w:rsid w:val="00867CA7"/>
    <w:rsid w:val="00872F97"/>
    <w:rsid w:val="008767E1"/>
    <w:rsid w:val="0088106D"/>
    <w:rsid w:val="00882011"/>
    <w:rsid w:val="00882AD6"/>
    <w:rsid w:val="008847FE"/>
    <w:rsid w:val="00895896"/>
    <w:rsid w:val="00896BFE"/>
    <w:rsid w:val="008972EB"/>
    <w:rsid w:val="008A2CF5"/>
    <w:rsid w:val="008A668D"/>
    <w:rsid w:val="008B3227"/>
    <w:rsid w:val="008C1597"/>
    <w:rsid w:val="008C3894"/>
    <w:rsid w:val="008C6D88"/>
    <w:rsid w:val="008D2201"/>
    <w:rsid w:val="008D3469"/>
    <w:rsid w:val="008D4235"/>
    <w:rsid w:val="008D4628"/>
    <w:rsid w:val="008D5CD6"/>
    <w:rsid w:val="008D5CF3"/>
    <w:rsid w:val="008E235A"/>
    <w:rsid w:val="008E3FA3"/>
    <w:rsid w:val="008E5540"/>
    <w:rsid w:val="008F20C9"/>
    <w:rsid w:val="0090116E"/>
    <w:rsid w:val="00902142"/>
    <w:rsid w:val="009027FC"/>
    <w:rsid w:val="00904B4A"/>
    <w:rsid w:val="00914ED2"/>
    <w:rsid w:val="00925D26"/>
    <w:rsid w:val="00926452"/>
    <w:rsid w:val="00932B2E"/>
    <w:rsid w:val="009360B8"/>
    <w:rsid w:val="00936E9D"/>
    <w:rsid w:val="009403CA"/>
    <w:rsid w:val="00946E50"/>
    <w:rsid w:val="00946FF7"/>
    <w:rsid w:val="009506C3"/>
    <w:rsid w:val="00961116"/>
    <w:rsid w:val="00962A92"/>
    <w:rsid w:val="00964823"/>
    <w:rsid w:val="009649BE"/>
    <w:rsid w:val="00965102"/>
    <w:rsid w:val="00966F5A"/>
    <w:rsid w:val="009678F8"/>
    <w:rsid w:val="009704DD"/>
    <w:rsid w:val="00972F9F"/>
    <w:rsid w:val="00973D47"/>
    <w:rsid w:val="009941F1"/>
    <w:rsid w:val="00995537"/>
    <w:rsid w:val="0099607E"/>
    <w:rsid w:val="009A2CCE"/>
    <w:rsid w:val="009A34FA"/>
    <w:rsid w:val="009A63DF"/>
    <w:rsid w:val="009A6E00"/>
    <w:rsid w:val="009A7455"/>
    <w:rsid w:val="009B142A"/>
    <w:rsid w:val="009B36A5"/>
    <w:rsid w:val="009C0A85"/>
    <w:rsid w:val="009C2243"/>
    <w:rsid w:val="009C4305"/>
    <w:rsid w:val="009C6093"/>
    <w:rsid w:val="009C7416"/>
    <w:rsid w:val="009D10D2"/>
    <w:rsid w:val="009E41EE"/>
    <w:rsid w:val="009E4B5B"/>
    <w:rsid w:val="009E7C25"/>
    <w:rsid w:val="009F637A"/>
    <w:rsid w:val="00A10CDD"/>
    <w:rsid w:val="00A12452"/>
    <w:rsid w:val="00A13889"/>
    <w:rsid w:val="00A16342"/>
    <w:rsid w:val="00A24FCD"/>
    <w:rsid w:val="00A3537A"/>
    <w:rsid w:val="00A403CC"/>
    <w:rsid w:val="00A43385"/>
    <w:rsid w:val="00A52C34"/>
    <w:rsid w:val="00A5794A"/>
    <w:rsid w:val="00A60EC3"/>
    <w:rsid w:val="00A6153D"/>
    <w:rsid w:val="00A71CF0"/>
    <w:rsid w:val="00A766FE"/>
    <w:rsid w:val="00A76CC4"/>
    <w:rsid w:val="00A77DCC"/>
    <w:rsid w:val="00A84878"/>
    <w:rsid w:val="00A87326"/>
    <w:rsid w:val="00A9671F"/>
    <w:rsid w:val="00AA01C8"/>
    <w:rsid w:val="00AA12B2"/>
    <w:rsid w:val="00AA1A30"/>
    <w:rsid w:val="00AA77A8"/>
    <w:rsid w:val="00AA7D4C"/>
    <w:rsid w:val="00AB3BB7"/>
    <w:rsid w:val="00AB6327"/>
    <w:rsid w:val="00AC149B"/>
    <w:rsid w:val="00AC246C"/>
    <w:rsid w:val="00AC4991"/>
    <w:rsid w:val="00AD047F"/>
    <w:rsid w:val="00AD2D06"/>
    <w:rsid w:val="00AD41C3"/>
    <w:rsid w:val="00AD4AC8"/>
    <w:rsid w:val="00AE0679"/>
    <w:rsid w:val="00AE649D"/>
    <w:rsid w:val="00AE71E2"/>
    <w:rsid w:val="00AE7F6E"/>
    <w:rsid w:val="00B007F3"/>
    <w:rsid w:val="00B07A9D"/>
    <w:rsid w:val="00B07F95"/>
    <w:rsid w:val="00B11BB8"/>
    <w:rsid w:val="00B162BB"/>
    <w:rsid w:val="00B21298"/>
    <w:rsid w:val="00B225CC"/>
    <w:rsid w:val="00B22A18"/>
    <w:rsid w:val="00B31F51"/>
    <w:rsid w:val="00B42EF8"/>
    <w:rsid w:val="00B45BBB"/>
    <w:rsid w:val="00B527CD"/>
    <w:rsid w:val="00B52A24"/>
    <w:rsid w:val="00B53A75"/>
    <w:rsid w:val="00B73A37"/>
    <w:rsid w:val="00B76BB6"/>
    <w:rsid w:val="00B821AD"/>
    <w:rsid w:val="00B83529"/>
    <w:rsid w:val="00B83DC8"/>
    <w:rsid w:val="00B855B2"/>
    <w:rsid w:val="00B861A1"/>
    <w:rsid w:val="00B914CF"/>
    <w:rsid w:val="00B951BB"/>
    <w:rsid w:val="00B95647"/>
    <w:rsid w:val="00BA47DB"/>
    <w:rsid w:val="00BA4A44"/>
    <w:rsid w:val="00BA5EF5"/>
    <w:rsid w:val="00BB2414"/>
    <w:rsid w:val="00BC7C99"/>
    <w:rsid w:val="00BD6505"/>
    <w:rsid w:val="00BD7027"/>
    <w:rsid w:val="00BE63BA"/>
    <w:rsid w:val="00BF198B"/>
    <w:rsid w:val="00C00947"/>
    <w:rsid w:val="00C03BDF"/>
    <w:rsid w:val="00C05B16"/>
    <w:rsid w:val="00C1101A"/>
    <w:rsid w:val="00C14EA0"/>
    <w:rsid w:val="00C174D0"/>
    <w:rsid w:val="00C24157"/>
    <w:rsid w:val="00C247C5"/>
    <w:rsid w:val="00C25191"/>
    <w:rsid w:val="00C25545"/>
    <w:rsid w:val="00C310E8"/>
    <w:rsid w:val="00C3621B"/>
    <w:rsid w:val="00C36FEC"/>
    <w:rsid w:val="00C370C6"/>
    <w:rsid w:val="00C40B96"/>
    <w:rsid w:val="00C44F24"/>
    <w:rsid w:val="00C45D94"/>
    <w:rsid w:val="00C47313"/>
    <w:rsid w:val="00C50032"/>
    <w:rsid w:val="00C51F83"/>
    <w:rsid w:val="00C55561"/>
    <w:rsid w:val="00C57306"/>
    <w:rsid w:val="00C60FED"/>
    <w:rsid w:val="00C614A5"/>
    <w:rsid w:val="00C618C6"/>
    <w:rsid w:val="00C71B99"/>
    <w:rsid w:val="00C7367D"/>
    <w:rsid w:val="00C7452E"/>
    <w:rsid w:val="00C75856"/>
    <w:rsid w:val="00C8434C"/>
    <w:rsid w:val="00C85609"/>
    <w:rsid w:val="00C85B22"/>
    <w:rsid w:val="00C87C66"/>
    <w:rsid w:val="00C95BDF"/>
    <w:rsid w:val="00C9754A"/>
    <w:rsid w:val="00CA649B"/>
    <w:rsid w:val="00CA6C7B"/>
    <w:rsid w:val="00CB2C02"/>
    <w:rsid w:val="00CB3286"/>
    <w:rsid w:val="00CB5CD1"/>
    <w:rsid w:val="00CC02BE"/>
    <w:rsid w:val="00CC5359"/>
    <w:rsid w:val="00CC6320"/>
    <w:rsid w:val="00CD0964"/>
    <w:rsid w:val="00CD2DE6"/>
    <w:rsid w:val="00CD3F8C"/>
    <w:rsid w:val="00CE2CCF"/>
    <w:rsid w:val="00CF0E9E"/>
    <w:rsid w:val="00CF0F13"/>
    <w:rsid w:val="00CF1B1B"/>
    <w:rsid w:val="00CF28AD"/>
    <w:rsid w:val="00CF322A"/>
    <w:rsid w:val="00D00F5F"/>
    <w:rsid w:val="00D01447"/>
    <w:rsid w:val="00D03953"/>
    <w:rsid w:val="00D05AF3"/>
    <w:rsid w:val="00D0661C"/>
    <w:rsid w:val="00D11254"/>
    <w:rsid w:val="00D14793"/>
    <w:rsid w:val="00D20D90"/>
    <w:rsid w:val="00D2257A"/>
    <w:rsid w:val="00D248A4"/>
    <w:rsid w:val="00D32D84"/>
    <w:rsid w:val="00D5043B"/>
    <w:rsid w:val="00D57FE8"/>
    <w:rsid w:val="00D62372"/>
    <w:rsid w:val="00D65AB3"/>
    <w:rsid w:val="00D71DF1"/>
    <w:rsid w:val="00D738C7"/>
    <w:rsid w:val="00D748CA"/>
    <w:rsid w:val="00D75206"/>
    <w:rsid w:val="00D83BDF"/>
    <w:rsid w:val="00D84742"/>
    <w:rsid w:val="00D90EF5"/>
    <w:rsid w:val="00D9232F"/>
    <w:rsid w:val="00D9310E"/>
    <w:rsid w:val="00D93DF4"/>
    <w:rsid w:val="00DA1889"/>
    <w:rsid w:val="00DA18E6"/>
    <w:rsid w:val="00DA1959"/>
    <w:rsid w:val="00DA1CB7"/>
    <w:rsid w:val="00DA2D37"/>
    <w:rsid w:val="00DA3E28"/>
    <w:rsid w:val="00DA4047"/>
    <w:rsid w:val="00DB5F56"/>
    <w:rsid w:val="00DB6134"/>
    <w:rsid w:val="00DB7215"/>
    <w:rsid w:val="00DC0345"/>
    <w:rsid w:val="00DD1B3D"/>
    <w:rsid w:val="00DD3545"/>
    <w:rsid w:val="00DD6FAF"/>
    <w:rsid w:val="00DD7864"/>
    <w:rsid w:val="00DE11D0"/>
    <w:rsid w:val="00DE34E9"/>
    <w:rsid w:val="00DE6794"/>
    <w:rsid w:val="00DE6CBA"/>
    <w:rsid w:val="00E068B3"/>
    <w:rsid w:val="00E12321"/>
    <w:rsid w:val="00E2332A"/>
    <w:rsid w:val="00E26844"/>
    <w:rsid w:val="00E26A98"/>
    <w:rsid w:val="00E26D83"/>
    <w:rsid w:val="00E30650"/>
    <w:rsid w:val="00E31CED"/>
    <w:rsid w:val="00E32C3C"/>
    <w:rsid w:val="00E32ED7"/>
    <w:rsid w:val="00E3370D"/>
    <w:rsid w:val="00E42739"/>
    <w:rsid w:val="00E43E01"/>
    <w:rsid w:val="00E44685"/>
    <w:rsid w:val="00E44DEA"/>
    <w:rsid w:val="00E4607D"/>
    <w:rsid w:val="00E466B6"/>
    <w:rsid w:val="00E5560B"/>
    <w:rsid w:val="00E57F67"/>
    <w:rsid w:val="00E61AAE"/>
    <w:rsid w:val="00E632F9"/>
    <w:rsid w:val="00E642C8"/>
    <w:rsid w:val="00E66F16"/>
    <w:rsid w:val="00E73412"/>
    <w:rsid w:val="00E75197"/>
    <w:rsid w:val="00E7575D"/>
    <w:rsid w:val="00E76CA1"/>
    <w:rsid w:val="00E76D80"/>
    <w:rsid w:val="00E77222"/>
    <w:rsid w:val="00E81021"/>
    <w:rsid w:val="00E85752"/>
    <w:rsid w:val="00E9493E"/>
    <w:rsid w:val="00EA0EBB"/>
    <w:rsid w:val="00EA1231"/>
    <w:rsid w:val="00EA1B3B"/>
    <w:rsid w:val="00EA6C2B"/>
    <w:rsid w:val="00EA737F"/>
    <w:rsid w:val="00EB2D80"/>
    <w:rsid w:val="00EB4CD8"/>
    <w:rsid w:val="00EB4E3F"/>
    <w:rsid w:val="00EB6BD2"/>
    <w:rsid w:val="00EC0C24"/>
    <w:rsid w:val="00ED0752"/>
    <w:rsid w:val="00ED0B5D"/>
    <w:rsid w:val="00ED2CBF"/>
    <w:rsid w:val="00ED516D"/>
    <w:rsid w:val="00EE1E5F"/>
    <w:rsid w:val="00EE3217"/>
    <w:rsid w:val="00EF0126"/>
    <w:rsid w:val="00EF14DF"/>
    <w:rsid w:val="00EF29DE"/>
    <w:rsid w:val="00EF29F6"/>
    <w:rsid w:val="00F0191B"/>
    <w:rsid w:val="00F02384"/>
    <w:rsid w:val="00F04309"/>
    <w:rsid w:val="00F05121"/>
    <w:rsid w:val="00F05C0A"/>
    <w:rsid w:val="00F0639E"/>
    <w:rsid w:val="00F06D2A"/>
    <w:rsid w:val="00F11A5F"/>
    <w:rsid w:val="00F1260D"/>
    <w:rsid w:val="00F16169"/>
    <w:rsid w:val="00F17784"/>
    <w:rsid w:val="00F20B82"/>
    <w:rsid w:val="00F217D1"/>
    <w:rsid w:val="00F23561"/>
    <w:rsid w:val="00F262C1"/>
    <w:rsid w:val="00F27BA3"/>
    <w:rsid w:val="00F31E94"/>
    <w:rsid w:val="00F41BBE"/>
    <w:rsid w:val="00F41F4B"/>
    <w:rsid w:val="00F4261D"/>
    <w:rsid w:val="00F42DFA"/>
    <w:rsid w:val="00F4460A"/>
    <w:rsid w:val="00F45CD9"/>
    <w:rsid w:val="00F471D5"/>
    <w:rsid w:val="00F474F9"/>
    <w:rsid w:val="00F53647"/>
    <w:rsid w:val="00F538BE"/>
    <w:rsid w:val="00F568BE"/>
    <w:rsid w:val="00F6300C"/>
    <w:rsid w:val="00F65364"/>
    <w:rsid w:val="00F653DB"/>
    <w:rsid w:val="00F65682"/>
    <w:rsid w:val="00F748E1"/>
    <w:rsid w:val="00F74F85"/>
    <w:rsid w:val="00F82203"/>
    <w:rsid w:val="00F86F27"/>
    <w:rsid w:val="00F870BA"/>
    <w:rsid w:val="00FA03F8"/>
    <w:rsid w:val="00FA2FAE"/>
    <w:rsid w:val="00FC2388"/>
    <w:rsid w:val="00FC369D"/>
    <w:rsid w:val="00FD20B0"/>
    <w:rsid w:val="00FE674A"/>
    <w:rsid w:val="1F2AA2CC"/>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5D213"/>
  <w15:chartTrackingRefBased/>
  <w15:docId w15:val="{DA5089CE-1395-4E2E-8283-EB28F89F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BDF"/>
    <w:rPr>
      <w:rFonts w:ascii="Times New Roman" w:hAnsi="Times New Roman"/>
      <w:sz w:val="24"/>
    </w:rPr>
  </w:style>
  <w:style w:type="paragraph" w:styleId="Heading1">
    <w:name w:val="heading 1"/>
    <w:basedOn w:val="Normal"/>
    <w:next w:val="Normal"/>
    <w:link w:val="Heading1Char"/>
    <w:uiPriority w:val="9"/>
    <w:qFormat/>
    <w:rsid w:val="00DE34E9"/>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661C"/>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D0661C"/>
    <w:rPr>
      <w:rFonts w:ascii="Times New Roman" w:eastAsiaTheme="majorEastAsia" w:hAnsi="Times New Roman" w:cstheme="majorBidi"/>
      <w:spacing w:val="-10"/>
      <w:kern w:val="28"/>
      <w:sz w:val="40"/>
      <w:szCs w:val="56"/>
    </w:rPr>
  </w:style>
  <w:style w:type="character" w:styleId="PlaceholderText">
    <w:name w:val="Placeholder Text"/>
    <w:basedOn w:val="DefaultParagraphFont"/>
    <w:uiPriority w:val="99"/>
    <w:semiHidden/>
    <w:rsid w:val="00194DC8"/>
    <w:rPr>
      <w:color w:val="808080"/>
    </w:rPr>
  </w:style>
  <w:style w:type="paragraph" w:styleId="FootnoteText">
    <w:name w:val="footnote text"/>
    <w:basedOn w:val="Normal"/>
    <w:link w:val="FootnoteTextChar"/>
    <w:uiPriority w:val="99"/>
    <w:semiHidden/>
    <w:unhideWhenUsed/>
    <w:rsid w:val="00CE2C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2CCF"/>
    <w:rPr>
      <w:rFonts w:ascii="Times New Roman" w:hAnsi="Times New Roman"/>
      <w:sz w:val="20"/>
      <w:szCs w:val="20"/>
    </w:rPr>
  </w:style>
  <w:style w:type="character" w:styleId="FootnoteReference">
    <w:name w:val="footnote reference"/>
    <w:basedOn w:val="DefaultParagraphFont"/>
    <w:uiPriority w:val="99"/>
    <w:semiHidden/>
    <w:unhideWhenUsed/>
    <w:rsid w:val="00CE2CCF"/>
    <w:rPr>
      <w:vertAlign w:val="superscript"/>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B225CC"/>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25CC"/>
    <w:rPr>
      <w:rFonts w:ascii="Times New Roman" w:hAnsi="Times New Roman"/>
      <w:sz w:val="24"/>
    </w:rPr>
  </w:style>
  <w:style w:type="paragraph" w:styleId="Footer">
    <w:name w:val="footer"/>
    <w:basedOn w:val="Normal"/>
    <w:link w:val="FooterChar"/>
    <w:uiPriority w:val="99"/>
    <w:unhideWhenUsed/>
    <w:rsid w:val="00B225CC"/>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25CC"/>
    <w:rPr>
      <w:rFonts w:ascii="Times New Roman" w:hAnsi="Times New Roman"/>
      <w:sz w:val="24"/>
    </w:rPr>
  </w:style>
  <w:style w:type="character" w:customStyle="1" w:styleId="Heading1Char">
    <w:name w:val="Heading 1 Char"/>
    <w:basedOn w:val="DefaultParagraphFont"/>
    <w:link w:val="Heading1"/>
    <w:uiPriority w:val="9"/>
    <w:rsid w:val="00DE34E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DE34E9"/>
  </w:style>
  <w:style w:type="character" w:styleId="Hyperlink">
    <w:name w:val="Hyperlink"/>
    <w:basedOn w:val="DefaultParagraphFont"/>
    <w:uiPriority w:val="99"/>
    <w:unhideWhenUsed/>
    <w:rsid w:val="00AE71E2"/>
    <w:rPr>
      <w:color w:val="0563C1" w:themeColor="hyperlink"/>
      <w:u w:val="single"/>
    </w:rPr>
  </w:style>
  <w:style w:type="character" w:styleId="UnresolvedMention">
    <w:name w:val="Unresolved Mention"/>
    <w:basedOn w:val="DefaultParagraphFont"/>
    <w:uiPriority w:val="99"/>
    <w:semiHidden/>
    <w:unhideWhenUsed/>
    <w:rsid w:val="00AE71E2"/>
    <w:rPr>
      <w:color w:val="605E5C"/>
      <w:shd w:val="clear" w:color="auto" w:fill="E1DFDD"/>
    </w:rPr>
  </w:style>
  <w:style w:type="paragraph" w:styleId="Caption">
    <w:name w:val="caption"/>
    <w:basedOn w:val="Normal"/>
    <w:next w:val="Normal"/>
    <w:uiPriority w:val="35"/>
    <w:unhideWhenUsed/>
    <w:qFormat/>
    <w:rsid w:val="00497E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623">
      <w:bodyDiv w:val="1"/>
      <w:marLeft w:val="0"/>
      <w:marRight w:val="0"/>
      <w:marTop w:val="0"/>
      <w:marBottom w:val="0"/>
      <w:divBdr>
        <w:top w:val="none" w:sz="0" w:space="0" w:color="auto"/>
        <w:left w:val="none" w:sz="0" w:space="0" w:color="auto"/>
        <w:bottom w:val="none" w:sz="0" w:space="0" w:color="auto"/>
        <w:right w:val="none" w:sz="0" w:space="0" w:color="auto"/>
      </w:divBdr>
    </w:div>
    <w:div w:id="4331181">
      <w:bodyDiv w:val="1"/>
      <w:marLeft w:val="0"/>
      <w:marRight w:val="0"/>
      <w:marTop w:val="0"/>
      <w:marBottom w:val="0"/>
      <w:divBdr>
        <w:top w:val="none" w:sz="0" w:space="0" w:color="auto"/>
        <w:left w:val="none" w:sz="0" w:space="0" w:color="auto"/>
        <w:bottom w:val="none" w:sz="0" w:space="0" w:color="auto"/>
        <w:right w:val="none" w:sz="0" w:space="0" w:color="auto"/>
      </w:divBdr>
    </w:div>
    <w:div w:id="22051147">
      <w:bodyDiv w:val="1"/>
      <w:marLeft w:val="0"/>
      <w:marRight w:val="0"/>
      <w:marTop w:val="0"/>
      <w:marBottom w:val="0"/>
      <w:divBdr>
        <w:top w:val="none" w:sz="0" w:space="0" w:color="auto"/>
        <w:left w:val="none" w:sz="0" w:space="0" w:color="auto"/>
        <w:bottom w:val="none" w:sz="0" w:space="0" w:color="auto"/>
        <w:right w:val="none" w:sz="0" w:space="0" w:color="auto"/>
      </w:divBdr>
    </w:div>
    <w:div w:id="36203577">
      <w:bodyDiv w:val="1"/>
      <w:marLeft w:val="0"/>
      <w:marRight w:val="0"/>
      <w:marTop w:val="0"/>
      <w:marBottom w:val="0"/>
      <w:divBdr>
        <w:top w:val="none" w:sz="0" w:space="0" w:color="auto"/>
        <w:left w:val="none" w:sz="0" w:space="0" w:color="auto"/>
        <w:bottom w:val="none" w:sz="0" w:space="0" w:color="auto"/>
        <w:right w:val="none" w:sz="0" w:space="0" w:color="auto"/>
      </w:divBdr>
    </w:div>
    <w:div w:id="37052174">
      <w:bodyDiv w:val="1"/>
      <w:marLeft w:val="0"/>
      <w:marRight w:val="0"/>
      <w:marTop w:val="0"/>
      <w:marBottom w:val="0"/>
      <w:divBdr>
        <w:top w:val="none" w:sz="0" w:space="0" w:color="auto"/>
        <w:left w:val="none" w:sz="0" w:space="0" w:color="auto"/>
        <w:bottom w:val="none" w:sz="0" w:space="0" w:color="auto"/>
        <w:right w:val="none" w:sz="0" w:space="0" w:color="auto"/>
      </w:divBdr>
    </w:div>
    <w:div w:id="42677488">
      <w:bodyDiv w:val="1"/>
      <w:marLeft w:val="0"/>
      <w:marRight w:val="0"/>
      <w:marTop w:val="0"/>
      <w:marBottom w:val="0"/>
      <w:divBdr>
        <w:top w:val="none" w:sz="0" w:space="0" w:color="auto"/>
        <w:left w:val="none" w:sz="0" w:space="0" w:color="auto"/>
        <w:bottom w:val="none" w:sz="0" w:space="0" w:color="auto"/>
        <w:right w:val="none" w:sz="0" w:space="0" w:color="auto"/>
      </w:divBdr>
    </w:div>
    <w:div w:id="43337571">
      <w:bodyDiv w:val="1"/>
      <w:marLeft w:val="0"/>
      <w:marRight w:val="0"/>
      <w:marTop w:val="0"/>
      <w:marBottom w:val="0"/>
      <w:divBdr>
        <w:top w:val="none" w:sz="0" w:space="0" w:color="auto"/>
        <w:left w:val="none" w:sz="0" w:space="0" w:color="auto"/>
        <w:bottom w:val="none" w:sz="0" w:space="0" w:color="auto"/>
        <w:right w:val="none" w:sz="0" w:space="0" w:color="auto"/>
      </w:divBdr>
    </w:div>
    <w:div w:id="44068126">
      <w:bodyDiv w:val="1"/>
      <w:marLeft w:val="0"/>
      <w:marRight w:val="0"/>
      <w:marTop w:val="0"/>
      <w:marBottom w:val="0"/>
      <w:divBdr>
        <w:top w:val="none" w:sz="0" w:space="0" w:color="auto"/>
        <w:left w:val="none" w:sz="0" w:space="0" w:color="auto"/>
        <w:bottom w:val="none" w:sz="0" w:space="0" w:color="auto"/>
        <w:right w:val="none" w:sz="0" w:space="0" w:color="auto"/>
      </w:divBdr>
    </w:div>
    <w:div w:id="47540092">
      <w:bodyDiv w:val="1"/>
      <w:marLeft w:val="0"/>
      <w:marRight w:val="0"/>
      <w:marTop w:val="0"/>
      <w:marBottom w:val="0"/>
      <w:divBdr>
        <w:top w:val="none" w:sz="0" w:space="0" w:color="auto"/>
        <w:left w:val="none" w:sz="0" w:space="0" w:color="auto"/>
        <w:bottom w:val="none" w:sz="0" w:space="0" w:color="auto"/>
        <w:right w:val="none" w:sz="0" w:space="0" w:color="auto"/>
      </w:divBdr>
      <w:divsChild>
        <w:div w:id="94712957">
          <w:marLeft w:val="640"/>
          <w:marRight w:val="0"/>
          <w:marTop w:val="0"/>
          <w:marBottom w:val="0"/>
          <w:divBdr>
            <w:top w:val="none" w:sz="0" w:space="0" w:color="auto"/>
            <w:left w:val="none" w:sz="0" w:space="0" w:color="auto"/>
            <w:bottom w:val="none" w:sz="0" w:space="0" w:color="auto"/>
            <w:right w:val="none" w:sz="0" w:space="0" w:color="auto"/>
          </w:divBdr>
        </w:div>
        <w:div w:id="1007095889">
          <w:marLeft w:val="640"/>
          <w:marRight w:val="0"/>
          <w:marTop w:val="0"/>
          <w:marBottom w:val="0"/>
          <w:divBdr>
            <w:top w:val="none" w:sz="0" w:space="0" w:color="auto"/>
            <w:left w:val="none" w:sz="0" w:space="0" w:color="auto"/>
            <w:bottom w:val="none" w:sz="0" w:space="0" w:color="auto"/>
            <w:right w:val="none" w:sz="0" w:space="0" w:color="auto"/>
          </w:divBdr>
        </w:div>
        <w:div w:id="2064717315">
          <w:marLeft w:val="640"/>
          <w:marRight w:val="0"/>
          <w:marTop w:val="0"/>
          <w:marBottom w:val="0"/>
          <w:divBdr>
            <w:top w:val="none" w:sz="0" w:space="0" w:color="auto"/>
            <w:left w:val="none" w:sz="0" w:space="0" w:color="auto"/>
            <w:bottom w:val="none" w:sz="0" w:space="0" w:color="auto"/>
            <w:right w:val="none" w:sz="0" w:space="0" w:color="auto"/>
          </w:divBdr>
        </w:div>
      </w:divsChild>
    </w:div>
    <w:div w:id="54664305">
      <w:bodyDiv w:val="1"/>
      <w:marLeft w:val="0"/>
      <w:marRight w:val="0"/>
      <w:marTop w:val="0"/>
      <w:marBottom w:val="0"/>
      <w:divBdr>
        <w:top w:val="none" w:sz="0" w:space="0" w:color="auto"/>
        <w:left w:val="none" w:sz="0" w:space="0" w:color="auto"/>
        <w:bottom w:val="none" w:sz="0" w:space="0" w:color="auto"/>
        <w:right w:val="none" w:sz="0" w:space="0" w:color="auto"/>
      </w:divBdr>
    </w:div>
    <w:div w:id="58594808">
      <w:bodyDiv w:val="1"/>
      <w:marLeft w:val="0"/>
      <w:marRight w:val="0"/>
      <w:marTop w:val="0"/>
      <w:marBottom w:val="0"/>
      <w:divBdr>
        <w:top w:val="none" w:sz="0" w:space="0" w:color="auto"/>
        <w:left w:val="none" w:sz="0" w:space="0" w:color="auto"/>
        <w:bottom w:val="none" w:sz="0" w:space="0" w:color="auto"/>
        <w:right w:val="none" w:sz="0" w:space="0" w:color="auto"/>
      </w:divBdr>
    </w:div>
    <w:div w:id="63727920">
      <w:bodyDiv w:val="1"/>
      <w:marLeft w:val="0"/>
      <w:marRight w:val="0"/>
      <w:marTop w:val="0"/>
      <w:marBottom w:val="0"/>
      <w:divBdr>
        <w:top w:val="none" w:sz="0" w:space="0" w:color="auto"/>
        <w:left w:val="none" w:sz="0" w:space="0" w:color="auto"/>
        <w:bottom w:val="none" w:sz="0" w:space="0" w:color="auto"/>
        <w:right w:val="none" w:sz="0" w:space="0" w:color="auto"/>
      </w:divBdr>
    </w:div>
    <w:div w:id="66079926">
      <w:bodyDiv w:val="1"/>
      <w:marLeft w:val="0"/>
      <w:marRight w:val="0"/>
      <w:marTop w:val="0"/>
      <w:marBottom w:val="0"/>
      <w:divBdr>
        <w:top w:val="none" w:sz="0" w:space="0" w:color="auto"/>
        <w:left w:val="none" w:sz="0" w:space="0" w:color="auto"/>
        <w:bottom w:val="none" w:sz="0" w:space="0" w:color="auto"/>
        <w:right w:val="none" w:sz="0" w:space="0" w:color="auto"/>
      </w:divBdr>
    </w:div>
    <w:div w:id="86662586">
      <w:bodyDiv w:val="1"/>
      <w:marLeft w:val="0"/>
      <w:marRight w:val="0"/>
      <w:marTop w:val="0"/>
      <w:marBottom w:val="0"/>
      <w:divBdr>
        <w:top w:val="none" w:sz="0" w:space="0" w:color="auto"/>
        <w:left w:val="none" w:sz="0" w:space="0" w:color="auto"/>
        <w:bottom w:val="none" w:sz="0" w:space="0" w:color="auto"/>
        <w:right w:val="none" w:sz="0" w:space="0" w:color="auto"/>
      </w:divBdr>
    </w:div>
    <w:div w:id="89401134">
      <w:bodyDiv w:val="1"/>
      <w:marLeft w:val="0"/>
      <w:marRight w:val="0"/>
      <w:marTop w:val="0"/>
      <w:marBottom w:val="0"/>
      <w:divBdr>
        <w:top w:val="none" w:sz="0" w:space="0" w:color="auto"/>
        <w:left w:val="none" w:sz="0" w:space="0" w:color="auto"/>
        <w:bottom w:val="none" w:sz="0" w:space="0" w:color="auto"/>
        <w:right w:val="none" w:sz="0" w:space="0" w:color="auto"/>
      </w:divBdr>
    </w:div>
    <w:div w:id="91318506">
      <w:bodyDiv w:val="1"/>
      <w:marLeft w:val="0"/>
      <w:marRight w:val="0"/>
      <w:marTop w:val="0"/>
      <w:marBottom w:val="0"/>
      <w:divBdr>
        <w:top w:val="none" w:sz="0" w:space="0" w:color="auto"/>
        <w:left w:val="none" w:sz="0" w:space="0" w:color="auto"/>
        <w:bottom w:val="none" w:sz="0" w:space="0" w:color="auto"/>
        <w:right w:val="none" w:sz="0" w:space="0" w:color="auto"/>
      </w:divBdr>
    </w:div>
    <w:div w:id="92014591">
      <w:bodyDiv w:val="1"/>
      <w:marLeft w:val="0"/>
      <w:marRight w:val="0"/>
      <w:marTop w:val="0"/>
      <w:marBottom w:val="0"/>
      <w:divBdr>
        <w:top w:val="none" w:sz="0" w:space="0" w:color="auto"/>
        <w:left w:val="none" w:sz="0" w:space="0" w:color="auto"/>
        <w:bottom w:val="none" w:sz="0" w:space="0" w:color="auto"/>
        <w:right w:val="none" w:sz="0" w:space="0" w:color="auto"/>
      </w:divBdr>
    </w:div>
    <w:div w:id="105078188">
      <w:bodyDiv w:val="1"/>
      <w:marLeft w:val="0"/>
      <w:marRight w:val="0"/>
      <w:marTop w:val="0"/>
      <w:marBottom w:val="0"/>
      <w:divBdr>
        <w:top w:val="none" w:sz="0" w:space="0" w:color="auto"/>
        <w:left w:val="none" w:sz="0" w:space="0" w:color="auto"/>
        <w:bottom w:val="none" w:sz="0" w:space="0" w:color="auto"/>
        <w:right w:val="none" w:sz="0" w:space="0" w:color="auto"/>
      </w:divBdr>
    </w:div>
    <w:div w:id="112482703">
      <w:bodyDiv w:val="1"/>
      <w:marLeft w:val="0"/>
      <w:marRight w:val="0"/>
      <w:marTop w:val="0"/>
      <w:marBottom w:val="0"/>
      <w:divBdr>
        <w:top w:val="none" w:sz="0" w:space="0" w:color="auto"/>
        <w:left w:val="none" w:sz="0" w:space="0" w:color="auto"/>
        <w:bottom w:val="none" w:sz="0" w:space="0" w:color="auto"/>
        <w:right w:val="none" w:sz="0" w:space="0" w:color="auto"/>
      </w:divBdr>
    </w:div>
    <w:div w:id="115414741">
      <w:bodyDiv w:val="1"/>
      <w:marLeft w:val="0"/>
      <w:marRight w:val="0"/>
      <w:marTop w:val="0"/>
      <w:marBottom w:val="0"/>
      <w:divBdr>
        <w:top w:val="none" w:sz="0" w:space="0" w:color="auto"/>
        <w:left w:val="none" w:sz="0" w:space="0" w:color="auto"/>
        <w:bottom w:val="none" w:sz="0" w:space="0" w:color="auto"/>
        <w:right w:val="none" w:sz="0" w:space="0" w:color="auto"/>
      </w:divBdr>
    </w:div>
    <w:div w:id="124083177">
      <w:bodyDiv w:val="1"/>
      <w:marLeft w:val="0"/>
      <w:marRight w:val="0"/>
      <w:marTop w:val="0"/>
      <w:marBottom w:val="0"/>
      <w:divBdr>
        <w:top w:val="none" w:sz="0" w:space="0" w:color="auto"/>
        <w:left w:val="none" w:sz="0" w:space="0" w:color="auto"/>
        <w:bottom w:val="none" w:sz="0" w:space="0" w:color="auto"/>
        <w:right w:val="none" w:sz="0" w:space="0" w:color="auto"/>
      </w:divBdr>
    </w:div>
    <w:div w:id="126318276">
      <w:bodyDiv w:val="1"/>
      <w:marLeft w:val="0"/>
      <w:marRight w:val="0"/>
      <w:marTop w:val="0"/>
      <w:marBottom w:val="0"/>
      <w:divBdr>
        <w:top w:val="none" w:sz="0" w:space="0" w:color="auto"/>
        <w:left w:val="none" w:sz="0" w:space="0" w:color="auto"/>
        <w:bottom w:val="none" w:sz="0" w:space="0" w:color="auto"/>
        <w:right w:val="none" w:sz="0" w:space="0" w:color="auto"/>
      </w:divBdr>
    </w:div>
    <w:div w:id="127360768">
      <w:bodyDiv w:val="1"/>
      <w:marLeft w:val="0"/>
      <w:marRight w:val="0"/>
      <w:marTop w:val="0"/>
      <w:marBottom w:val="0"/>
      <w:divBdr>
        <w:top w:val="none" w:sz="0" w:space="0" w:color="auto"/>
        <w:left w:val="none" w:sz="0" w:space="0" w:color="auto"/>
        <w:bottom w:val="none" w:sz="0" w:space="0" w:color="auto"/>
        <w:right w:val="none" w:sz="0" w:space="0" w:color="auto"/>
      </w:divBdr>
    </w:div>
    <w:div w:id="130098566">
      <w:bodyDiv w:val="1"/>
      <w:marLeft w:val="0"/>
      <w:marRight w:val="0"/>
      <w:marTop w:val="0"/>
      <w:marBottom w:val="0"/>
      <w:divBdr>
        <w:top w:val="none" w:sz="0" w:space="0" w:color="auto"/>
        <w:left w:val="none" w:sz="0" w:space="0" w:color="auto"/>
        <w:bottom w:val="none" w:sz="0" w:space="0" w:color="auto"/>
        <w:right w:val="none" w:sz="0" w:space="0" w:color="auto"/>
      </w:divBdr>
    </w:div>
    <w:div w:id="135027422">
      <w:bodyDiv w:val="1"/>
      <w:marLeft w:val="0"/>
      <w:marRight w:val="0"/>
      <w:marTop w:val="0"/>
      <w:marBottom w:val="0"/>
      <w:divBdr>
        <w:top w:val="none" w:sz="0" w:space="0" w:color="auto"/>
        <w:left w:val="none" w:sz="0" w:space="0" w:color="auto"/>
        <w:bottom w:val="none" w:sz="0" w:space="0" w:color="auto"/>
        <w:right w:val="none" w:sz="0" w:space="0" w:color="auto"/>
      </w:divBdr>
    </w:div>
    <w:div w:id="135991917">
      <w:bodyDiv w:val="1"/>
      <w:marLeft w:val="0"/>
      <w:marRight w:val="0"/>
      <w:marTop w:val="0"/>
      <w:marBottom w:val="0"/>
      <w:divBdr>
        <w:top w:val="none" w:sz="0" w:space="0" w:color="auto"/>
        <w:left w:val="none" w:sz="0" w:space="0" w:color="auto"/>
        <w:bottom w:val="none" w:sz="0" w:space="0" w:color="auto"/>
        <w:right w:val="none" w:sz="0" w:space="0" w:color="auto"/>
      </w:divBdr>
    </w:div>
    <w:div w:id="136724034">
      <w:bodyDiv w:val="1"/>
      <w:marLeft w:val="0"/>
      <w:marRight w:val="0"/>
      <w:marTop w:val="0"/>
      <w:marBottom w:val="0"/>
      <w:divBdr>
        <w:top w:val="none" w:sz="0" w:space="0" w:color="auto"/>
        <w:left w:val="none" w:sz="0" w:space="0" w:color="auto"/>
        <w:bottom w:val="none" w:sz="0" w:space="0" w:color="auto"/>
        <w:right w:val="none" w:sz="0" w:space="0" w:color="auto"/>
      </w:divBdr>
    </w:div>
    <w:div w:id="139276037">
      <w:bodyDiv w:val="1"/>
      <w:marLeft w:val="0"/>
      <w:marRight w:val="0"/>
      <w:marTop w:val="0"/>
      <w:marBottom w:val="0"/>
      <w:divBdr>
        <w:top w:val="none" w:sz="0" w:space="0" w:color="auto"/>
        <w:left w:val="none" w:sz="0" w:space="0" w:color="auto"/>
        <w:bottom w:val="none" w:sz="0" w:space="0" w:color="auto"/>
        <w:right w:val="none" w:sz="0" w:space="0" w:color="auto"/>
      </w:divBdr>
    </w:div>
    <w:div w:id="139463804">
      <w:bodyDiv w:val="1"/>
      <w:marLeft w:val="0"/>
      <w:marRight w:val="0"/>
      <w:marTop w:val="0"/>
      <w:marBottom w:val="0"/>
      <w:divBdr>
        <w:top w:val="none" w:sz="0" w:space="0" w:color="auto"/>
        <w:left w:val="none" w:sz="0" w:space="0" w:color="auto"/>
        <w:bottom w:val="none" w:sz="0" w:space="0" w:color="auto"/>
        <w:right w:val="none" w:sz="0" w:space="0" w:color="auto"/>
      </w:divBdr>
    </w:div>
    <w:div w:id="153109051">
      <w:bodyDiv w:val="1"/>
      <w:marLeft w:val="0"/>
      <w:marRight w:val="0"/>
      <w:marTop w:val="0"/>
      <w:marBottom w:val="0"/>
      <w:divBdr>
        <w:top w:val="none" w:sz="0" w:space="0" w:color="auto"/>
        <w:left w:val="none" w:sz="0" w:space="0" w:color="auto"/>
        <w:bottom w:val="none" w:sz="0" w:space="0" w:color="auto"/>
        <w:right w:val="none" w:sz="0" w:space="0" w:color="auto"/>
      </w:divBdr>
    </w:div>
    <w:div w:id="167793000">
      <w:bodyDiv w:val="1"/>
      <w:marLeft w:val="0"/>
      <w:marRight w:val="0"/>
      <w:marTop w:val="0"/>
      <w:marBottom w:val="0"/>
      <w:divBdr>
        <w:top w:val="none" w:sz="0" w:space="0" w:color="auto"/>
        <w:left w:val="none" w:sz="0" w:space="0" w:color="auto"/>
        <w:bottom w:val="none" w:sz="0" w:space="0" w:color="auto"/>
        <w:right w:val="none" w:sz="0" w:space="0" w:color="auto"/>
      </w:divBdr>
    </w:div>
    <w:div w:id="182014071">
      <w:bodyDiv w:val="1"/>
      <w:marLeft w:val="0"/>
      <w:marRight w:val="0"/>
      <w:marTop w:val="0"/>
      <w:marBottom w:val="0"/>
      <w:divBdr>
        <w:top w:val="none" w:sz="0" w:space="0" w:color="auto"/>
        <w:left w:val="none" w:sz="0" w:space="0" w:color="auto"/>
        <w:bottom w:val="none" w:sz="0" w:space="0" w:color="auto"/>
        <w:right w:val="none" w:sz="0" w:space="0" w:color="auto"/>
      </w:divBdr>
    </w:div>
    <w:div w:id="187842185">
      <w:bodyDiv w:val="1"/>
      <w:marLeft w:val="0"/>
      <w:marRight w:val="0"/>
      <w:marTop w:val="0"/>
      <w:marBottom w:val="0"/>
      <w:divBdr>
        <w:top w:val="none" w:sz="0" w:space="0" w:color="auto"/>
        <w:left w:val="none" w:sz="0" w:space="0" w:color="auto"/>
        <w:bottom w:val="none" w:sz="0" w:space="0" w:color="auto"/>
        <w:right w:val="none" w:sz="0" w:space="0" w:color="auto"/>
      </w:divBdr>
    </w:div>
    <w:div w:id="188875308">
      <w:bodyDiv w:val="1"/>
      <w:marLeft w:val="0"/>
      <w:marRight w:val="0"/>
      <w:marTop w:val="0"/>
      <w:marBottom w:val="0"/>
      <w:divBdr>
        <w:top w:val="none" w:sz="0" w:space="0" w:color="auto"/>
        <w:left w:val="none" w:sz="0" w:space="0" w:color="auto"/>
        <w:bottom w:val="none" w:sz="0" w:space="0" w:color="auto"/>
        <w:right w:val="none" w:sz="0" w:space="0" w:color="auto"/>
      </w:divBdr>
    </w:div>
    <w:div w:id="193926252">
      <w:bodyDiv w:val="1"/>
      <w:marLeft w:val="0"/>
      <w:marRight w:val="0"/>
      <w:marTop w:val="0"/>
      <w:marBottom w:val="0"/>
      <w:divBdr>
        <w:top w:val="none" w:sz="0" w:space="0" w:color="auto"/>
        <w:left w:val="none" w:sz="0" w:space="0" w:color="auto"/>
        <w:bottom w:val="none" w:sz="0" w:space="0" w:color="auto"/>
        <w:right w:val="none" w:sz="0" w:space="0" w:color="auto"/>
      </w:divBdr>
    </w:div>
    <w:div w:id="198595626">
      <w:bodyDiv w:val="1"/>
      <w:marLeft w:val="0"/>
      <w:marRight w:val="0"/>
      <w:marTop w:val="0"/>
      <w:marBottom w:val="0"/>
      <w:divBdr>
        <w:top w:val="none" w:sz="0" w:space="0" w:color="auto"/>
        <w:left w:val="none" w:sz="0" w:space="0" w:color="auto"/>
        <w:bottom w:val="none" w:sz="0" w:space="0" w:color="auto"/>
        <w:right w:val="none" w:sz="0" w:space="0" w:color="auto"/>
      </w:divBdr>
    </w:div>
    <w:div w:id="200674105">
      <w:bodyDiv w:val="1"/>
      <w:marLeft w:val="0"/>
      <w:marRight w:val="0"/>
      <w:marTop w:val="0"/>
      <w:marBottom w:val="0"/>
      <w:divBdr>
        <w:top w:val="none" w:sz="0" w:space="0" w:color="auto"/>
        <w:left w:val="none" w:sz="0" w:space="0" w:color="auto"/>
        <w:bottom w:val="none" w:sz="0" w:space="0" w:color="auto"/>
        <w:right w:val="none" w:sz="0" w:space="0" w:color="auto"/>
      </w:divBdr>
    </w:div>
    <w:div w:id="202913935">
      <w:bodyDiv w:val="1"/>
      <w:marLeft w:val="0"/>
      <w:marRight w:val="0"/>
      <w:marTop w:val="0"/>
      <w:marBottom w:val="0"/>
      <w:divBdr>
        <w:top w:val="none" w:sz="0" w:space="0" w:color="auto"/>
        <w:left w:val="none" w:sz="0" w:space="0" w:color="auto"/>
        <w:bottom w:val="none" w:sz="0" w:space="0" w:color="auto"/>
        <w:right w:val="none" w:sz="0" w:space="0" w:color="auto"/>
      </w:divBdr>
    </w:div>
    <w:div w:id="205411188">
      <w:bodyDiv w:val="1"/>
      <w:marLeft w:val="0"/>
      <w:marRight w:val="0"/>
      <w:marTop w:val="0"/>
      <w:marBottom w:val="0"/>
      <w:divBdr>
        <w:top w:val="none" w:sz="0" w:space="0" w:color="auto"/>
        <w:left w:val="none" w:sz="0" w:space="0" w:color="auto"/>
        <w:bottom w:val="none" w:sz="0" w:space="0" w:color="auto"/>
        <w:right w:val="none" w:sz="0" w:space="0" w:color="auto"/>
      </w:divBdr>
    </w:div>
    <w:div w:id="215091941">
      <w:bodyDiv w:val="1"/>
      <w:marLeft w:val="0"/>
      <w:marRight w:val="0"/>
      <w:marTop w:val="0"/>
      <w:marBottom w:val="0"/>
      <w:divBdr>
        <w:top w:val="none" w:sz="0" w:space="0" w:color="auto"/>
        <w:left w:val="none" w:sz="0" w:space="0" w:color="auto"/>
        <w:bottom w:val="none" w:sz="0" w:space="0" w:color="auto"/>
        <w:right w:val="none" w:sz="0" w:space="0" w:color="auto"/>
      </w:divBdr>
    </w:div>
    <w:div w:id="216861093">
      <w:bodyDiv w:val="1"/>
      <w:marLeft w:val="0"/>
      <w:marRight w:val="0"/>
      <w:marTop w:val="0"/>
      <w:marBottom w:val="0"/>
      <w:divBdr>
        <w:top w:val="none" w:sz="0" w:space="0" w:color="auto"/>
        <w:left w:val="none" w:sz="0" w:space="0" w:color="auto"/>
        <w:bottom w:val="none" w:sz="0" w:space="0" w:color="auto"/>
        <w:right w:val="none" w:sz="0" w:space="0" w:color="auto"/>
      </w:divBdr>
    </w:div>
    <w:div w:id="218708222">
      <w:bodyDiv w:val="1"/>
      <w:marLeft w:val="0"/>
      <w:marRight w:val="0"/>
      <w:marTop w:val="0"/>
      <w:marBottom w:val="0"/>
      <w:divBdr>
        <w:top w:val="none" w:sz="0" w:space="0" w:color="auto"/>
        <w:left w:val="none" w:sz="0" w:space="0" w:color="auto"/>
        <w:bottom w:val="none" w:sz="0" w:space="0" w:color="auto"/>
        <w:right w:val="none" w:sz="0" w:space="0" w:color="auto"/>
      </w:divBdr>
    </w:div>
    <w:div w:id="220017479">
      <w:bodyDiv w:val="1"/>
      <w:marLeft w:val="0"/>
      <w:marRight w:val="0"/>
      <w:marTop w:val="0"/>
      <w:marBottom w:val="0"/>
      <w:divBdr>
        <w:top w:val="none" w:sz="0" w:space="0" w:color="auto"/>
        <w:left w:val="none" w:sz="0" w:space="0" w:color="auto"/>
        <w:bottom w:val="none" w:sz="0" w:space="0" w:color="auto"/>
        <w:right w:val="none" w:sz="0" w:space="0" w:color="auto"/>
      </w:divBdr>
    </w:div>
    <w:div w:id="224681156">
      <w:bodyDiv w:val="1"/>
      <w:marLeft w:val="0"/>
      <w:marRight w:val="0"/>
      <w:marTop w:val="0"/>
      <w:marBottom w:val="0"/>
      <w:divBdr>
        <w:top w:val="none" w:sz="0" w:space="0" w:color="auto"/>
        <w:left w:val="none" w:sz="0" w:space="0" w:color="auto"/>
        <w:bottom w:val="none" w:sz="0" w:space="0" w:color="auto"/>
        <w:right w:val="none" w:sz="0" w:space="0" w:color="auto"/>
      </w:divBdr>
    </w:div>
    <w:div w:id="228658756">
      <w:bodyDiv w:val="1"/>
      <w:marLeft w:val="0"/>
      <w:marRight w:val="0"/>
      <w:marTop w:val="0"/>
      <w:marBottom w:val="0"/>
      <w:divBdr>
        <w:top w:val="none" w:sz="0" w:space="0" w:color="auto"/>
        <w:left w:val="none" w:sz="0" w:space="0" w:color="auto"/>
        <w:bottom w:val="none" w:sz="0" w:space="0" w:color="auto"/>
        <w:right w:val="none" w:sz="0" w:space="0" w:color="auto"/>
      </w:divBdr>
      <w:divsChild>
        <w:div w:id="1541432851">
          <w:marLeft w:val="0"/>
          <w:marRight w:val="0"/>
          <w:marTop w:val="0"/>
          <w:marBottom w:val="0"/>
          <w:divBdr>
            <w:top w:val="none" w:sz="0" w:space="0" w:color="auto"/>
            <w:left w:val="none" w:sz="0" w:space="0" w:color="auto"/>
            <w:bottom w:val="none" w:sz="0" w:space="0" w:color="auto"/>
            <w:right w:val="none" w:sz="0" w:space="0" w:color="auto"/>
          </w:divBdr>
          <w:divsChild>
            <w:div w:id="843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2308">
      <w:bodyDiv w:val="1"/>
      <w:marLeft w:val="0"/>
      <w:marRight w:val="0"/>
      <w:marTop w:val="0"/>
      <w:marBottom w:val="0"/>
      <w:divBdr>
        <w:top w:val="none" w:sz="0" w:space="0" w:color="auto"/>
        <w:left w:val="none" w:sz="0" w:space="0" w:color="auto"/>
        <w:bottom w:val="none" w:sz="0" w:space="0" w:color="auto"/>
        <w:right w:val="none" w:sz="0" w:space="0" w:color="auto"/>
      </w:divBdr>
      <w:divsChild>
        <w:div w:id="568540740">
          <w:marLeft w:val="640"/>
          <w:marRight w:val="0"/>
          <w:marTop w:val="0"/>
          <w:marBottom w:val="0"/>
          <w:divBdr>
            <w:top w:val="none" w:sz="0" w:space="0" w:color="auto"/>
            <w:left w:val="none" w:sz="0" w:space="0" w:color="auto"/>
            <w:bottom w:val="none" w:sz="0" w:space="0" w:color="auto"/>
            <w:right w:val="none" w:sz="0" w:space="0" w:color="auto"/>
          </w:divBdr>
        </w:div>
        <w:div w:id="1061949545">
          <w:marLeft w:val="640"/>
          <w:marRight w:val="0"/>
          <w:marTop w:val="0"/>
          <w:marBottom w:val="0"/>
          <w:divBdr>
            <w:top w:val="none" w:sz="0" w:space="0" w:color="auto"/>
            <w:left w:val="none" w:sz="0" w:space="0" w:color="auto"/>
            <w:bottom w:val="none" w:sz="0" w:space="0" w:color="auto"/>
            <w:right w:val="none" w:sz="0" w:space="0" w:color="auto"/>
          </w:divBdr>
        </w:div>
        <w:div w:id="1680617876">
          <w:marLeft w:val="640"/>
          <w:marRight w:val="0"/>
          <w:marTop w:val="0"/>
          <w:marBottom w:val="0"/>
          <w:divBdr>
            <w:top w:val="none" w:sz="0" w:space="0" w:color="auto"/>
            <w:left w:val="none" w:sz="0" w:space="0" w:color="auto"/>
            <w:bottom w:val="none" w:sz="0" w:space="0" w:color="auto"/>
            <w:right w:val="none" w:sz="0" w:space="0" w:color="auto"/>
          </w:divBdr>
        </w:div>
        <w:div w:id="2138639433">
          <w:marLeft w:val="640"/>
          <w:marRight w:val="0"/>
          <w:marTop w:val="0"/>
          <w:marBottom w:val="0"/>
          <w:divBdr>
            <w:top w:val="none" w:sz="0" w:space="0" w:color="auto"/>
            <w:left w:val="none" w:sz="0" w:space="0" w:color="auto"/>
            <w:bottom w:val="none" w:sz="0" w:space="0" w:color="auto"/>
            <w:right w:val="none" w:sz="0" w:space="0" w:color="auto"/>
          </w:divBdr>
        </w:div>
      </w:divsChild>
    </w:div>
    <w:div w:id="240217214">
      <w:bodyDiv w:val="1"/>
      <w:marLeft w:val="0"/>
      <w:marRight w:val="0"/>
      <w:marTop w:val="0"/>
      <w:marBottom w:val="0"/>
      <w:divBdr>
        <w:top w:val="none" w:sz="0" w:space="0" w:color="auto"/>
        <w:left w:val="none" w:sz="0" w:space="0" w:color="auto"/>
        <w:bottom w:val="none" w:sz="0" w:space="0" w:color="auto"/>
        <w:right w:val="none" w:sz="0" w:space="0" w:color="auto"/>
      </w:divBdr>
    </w:div>
    <w:div w:id="244996858">
      <w:bodyDiv w:val="1"/>
      <w:marLeft w:val="0"/>
      <w:marRight w:val="0"/>
      <w:marTop w:val="0"/>
      <w:marBottom w:val="0"/>
      <w:divBdr>
        <w:top w:val="none" w:sz="0" w:space="0" w:color="auto"/>
        <w:left w:val="none" w:sz="0" w:space="0" w:color="auto"/>
        <w:bottom w:val="none" w:sz="0" w:space="0" w:color="auto"/>
        <w:right w:val="none" w:sz="0" w:space="0" w:color="auto"/>
      </w:divBdr>
    </w:div>
    <w:div w:id="245266626">
      <w:bodyDiv w:val="1"/>
      <w:marLeft w:val="0"/>
      <w:marRight w:val="0"/>
      <w:marTop w:val="0"/>
      <w:marBottom w:val="0"/>
      <w:divBdr>
        <w:top w:val="none" w:sz="0" w:space="0" w:color="auto"/>
        <w:left w:val="none" w:sz="0" w:space="0" w:color="auto"/>
        <w:bottom w:val="none" w:sz="0" w:space="0" w:color="auto"/>
        <w:right w:val="none" w:sz="0" w:space="0" w:color="auto"/>
      </w:divBdr>
    </w:div>
    <w:div w:id="246233236">
      <w:bodyDiv w:val="1"/>
      <w:marLeft w:val="0"/>
      <w:marRight w:val="0"/>
      <w:marTop w:val="0"/>
      <w:marBottom w:val="0"/>
      <w:divBdr>
        <w:top w:val="none" w:sz="0" w:space="0" w:color="auto"/>
        <w:left w:val="none" w:sz="0" w:space="0" w:color="auto"/>
        <w:bottom w:val="none" w:sz="0" w:space="0" w:color="auto"/>
        <w:right w:val="none" w:sz="0" w:space="0" w:color="auto"/>
      </w:divBdr>
    </w:div>
    <w:div w:id="248272980">
      <w:bodyDiv w:val="1"/>
      <w:marLeft w:val="0"/>
      <w:marRight w:val="0"/>
      <w:marTop w:val="0"/>
      <w:marBottom w:val="0"/>
      <w:divBdr>
        <w:top w:val="none" w:sz="0" w:space="0" w:color="auto"/>
        <w:left w:val="none" w:sz="0" w:space="0" w:color="auto"/>
        <w:bottom w:val="none" w:sz="0" w:space="0" w:color="auto"/>
        <w:right w:val="none" w:sz="0" w:space="0" w:color="auto"/>
      </w:divBdr>
    </w:div>
    <w:div w:id="248587998">
      <w:bodyDiv w:val="1"/>
      <w:marLeft w:val="0"/>
      <w:marRight w:val="0"/>
      <w:marTop w:val="0"/>
      <w:marBottom w:val="0"/>
      <w:divBdr>
        <w:top w:val="none" w:sz="0" w:space="0" w:color="auto"/>
        <w:left w:val="none" w:sz="0" w:space="0" w:color="auto"/>
        <w:bottom w:val="none" w:sz="0" w:space="0" w:color="auto"/>
        <w:right w:val="none" w:sz="0" w:space="0" w:color="auto"/>
      </w:divBdr>
    </w:div>
    <w:div w:id="248779956">
      <w:bodyDiv w:val="1"/>
      <w:marLeft w:val="0"/>
      <w:marRight w:val="0"/>
      <w:marTop w:val="0"/>
      <w:marBottom w:val="0"/>
      <w:divBdr>
        <w:top w:val="none" w:sz="0" w:space="0" w:color="auto"/>
        <w:left w:val="none" w:sz="0" w:space="0" w:color="auto"/>
        <w:bottom w:val="none" w:sz="0" w:space="0" w:color="auto"/>
        <w:right w:val="none" w:sz="0" w:space="0" w:color="auto"/>
      </w:divBdr>
    </w:div>
    <w:div w:id="258803967">
      <w:bodyDiv w:val="1"/>
      <w:marLeft w:val="0"/>
      <w:marRight w:val="0"/>
      <w:marTop w:val="0"/>
      <w:marBottom w:val="0"/>
      <w:divBdr>
        <w:top w:val="none" w:sz="0" w:space="0" w:color="auto"/>
        <w:left w:val="none" w:sz="0" w:space="0" w:color="auto"/>
        <w:bottom w:val="none" w:sz="0" w:space="0" w:color="auto"/>
        <w:right w:val="none" w:sz="0" w:space="0" w:color="auto"/>
      </w:divBdr>
    </w:div>
    <w:div w:id="264046251">
      <w:bodyDiv w:val="1"/>
      <w:marLeft w:val="0"/>
      <w:marRight w:val="0"/>
      <w:marTop w:val="0"/>
      <w:marBottom w:val="0"/>
      <w:divBdr>
        <w:top w:val="none" w:sz="0" w:space="0" w:color="auto"/>
        <w:left w:val="none" w:sz="0" w:space="0" w:color="auto"/>
        <w:bottom w:val="none" w:sz="0" w:space="0" w:color="auto"/>
        <w:right w:val="none" w:sz="0" w:space="0" w:color="auto"/>
      </w:divBdr>
    </w:div>
    <w:div w:id="296380424">
      <w:bodyDiv w:val="1"/>
      <w:marLeft w:val="0"/>
      <w:marRight w:val="0"/>
      <w:marTop w:val="0"/>
      <w:marBottom w:val="0"/>
      <w:divBdr>
        <w:top w:val="none" w:sz="0" w:space="0" w:color="auto"/>
        <w:left w:val="none" w:sz="0" w:space="0" w:color="auto"/>
        <w:bottom w:val="none" w:sz="0" w:space="0" w:color="auto"/>
        <w:right w:val="none" w:sz="0" w:space="0" w:color="auto"/>
      </w:divBdr>
      <w:divsChild>
        <w:div w:id="243105124">
          <w:marLeft w:val="0"/>
          <w:marRight w:val="0"/>
          <w:marTop w:val="0"/>
          <w:marBottom w:val="0"/>
          <w:divBdr>
            <w:top w:val="none" w:sz="0" w:space="0" w:color="auto"/>
            <w:left w:val="none" w:sz="0" w:space="0" w:color="auto"/>
            <w:bottom w:val="none" w:sz="0" w:space="0" w:color="auto"/>
            <w:right w:val="none" w:sz="0" w:space="0" w:color="auto"/>
          </w:divBdr>
          <w:divsChild>
            <w:div w:id="20533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5964">
      <w:bodyDiv w:val="1"/>
      <w:marLeft w:val="0"/>
      <w:marRight w:val="0"/>
      <w:marTop w:val="0"/>
      <w:marBottom w:val="0"/>
      <w:divBdr>
        <w:top w:val="none" w:sz="0" w:space="0" w:color="auto"/>
        <w:left w:val="none" w:sz="0" w:space="0" w:color="auto"/>
        <w:bottom w:val="none" w:sz="0" w:space="0" w:color="auto"/>
        <w:right w:val="none" w:sz="0" w:space="0" w:color="auto"/>
      </w:divBdr>
    </w:div>
    <w:div w:id="302194636">
      <w:bodyDiv w:val="1"/>
      <w:marLeft w:val="0"/>
      <w:marRight w:val="0"/>
      <w:marTop w:val="0"/>
      <w:marBottom w:val="0"/>
      <w:divBdr>
        <w:top w:val="none" w:sz="0" w:space="0" w:color="auto"/>
        <w:left w:val="none" w:sz="0" w:space="0" w:color="auto"/>
        <w:bottom w:val="none" w:sz="0" w:space="0" w:color="auto"/>
        <w:right w:val="none" w:sz="0" w:space="0" w:color="auto"/>
      </w:divBdr>
    </w:div>
    <w:div w:id="305277766">
      <w:bodyDiv w:val="1"/>
      <w:marLeft w:val="0"/>
      <w:marRight w:val="0"/>
      <w:marTop w:val="0"/>
      <w:marBottom w:val="0"/>
      <w:divBdr>
        <w:top w:val="none" w:sz="0" w:space="0" w:color="auto"/>
        <w:left w:val="none" w:sz="0" w:space="0" w:color="auto"/>
        <w:bottom w:val="none" w:sz="0" w:space="0" w:color="auto"/>
        <w:right w:val="none" w:sz="0" w:space="0" w:color="auto"/>
      </w:divBdr>
    </w:div>
    <w:div w:id="309330770">
      <w:bodyDiv w:val="1"/>
      <w:marLeft w:val="0"/>
      <w:marRight w:val="0"/>
      <w:marTop w:val="0"/>
      <w:marBottom w:val="0"/>
      <w:divBdr>
        <w:top w:val="none" w:sz="0" w:space="0" w:color="auto"/>
        <w:left w:val="none" w:sz="0" w:space="0" w:color="auto"/>
        <w:bottom w:val="none" w:sz="0" w:space="0" w:color="auto"/>
        <w:right w:val="none" w:sz="0" w:space="0" w:color="auto"/>
      </w:divBdr>
    </w:div>
    <w:div w:id="313148131">
      <w:bodyDiv w:val="1"/>
      <w:marLeft w:val="0"/>
      <w:marRight w:val="0"/>
      <w:marTop w:val="0"/>
      <w:marBottom w:val="0"/>
      <w:divBdr>
        <w:top w:val="none" w:sz="0" w:space="0" w:color="auto"/>
        <w:left w:val="none" w:sz="0" w:space="0" w:color="auto"/>
        <w:bottom w:val="none" w:sz="0" w:space="0" w:color="auto"/>
        <w:right w:val="none" w:sz="0" w:space="0" w:color="auto"/>
      </w:divBdr>
    </w:div>
    <w:div w:id="313603483">
      <w:bodyDiv w:val="1"/>
      <w:marLeft w:val="0"/>
      <w:marRight w:val="0"/>
      <w:marTop w:val="0"/>
      <w:marBottom w:val="0"/>
      <w:divBdr>
        <w:top w:val="none" w:sz="0" w:space="0" w:color="auto"/>
        <w:left w:val="none" w:sz="0" w:space="0" w:color="auto"/>
        <w:bottom w:val="none" w:sz="0" w:space="0" w:color="auto"/>
        <w:right w:val="none" w:sz="0" w:space="0" w:color="auto"/>
      </w:divBdr>
    </w:div>
    <w:div w:id="316812324">
      <w:bodyDiv w:val="1"/>
      <w:marLeft w:val="0"/>
      <w:marRight w:val="0"/>
      <w:marTop w:val="0"/>
      <w:marBottom w:val="0"/>
      <w:divBdr>
        <w:top w:val="none" w:sz="0" w:space="0" w:color="auto"/>
        <w:left w:val="none" w:sz="0" w:space="0" w:color="auto"/>
        <w:bottom w:val="none" w:sz="0" w:space="0" w:color="auto"/>
        <w:right w:val="none" w:sz="0" w:space="0" w:color="auto"/>
      </w:divBdr>
    </w:div>
    <w:div w:id="319311261">
      <w:bodyDiv w:val="1"/>
      <w:marLeft w:val="0"/>
      <w:marRight w:val="0"/>
      <w:marTop w:val="0"/>
      <w:marBottom w:val="0"/>
      <w:divBdr>
        <w:top w:val="none" w:sz="0" w:space="0" w:color="auto"/>
        <w:left w:val="none" w:sz="0" w:space="0" w:color="auto"/>
        <w:bottom w:val="none" w:sz="0" w:space="0" w:color="auto"/>
        <w:right w:val="none" w:sz="0" w:space="0" w:color="auto"/>
      </w:divBdr>
    </w:div>
    <w:div w:id="322705950">
      <w:bodyDiv w:val="1"/>
      <w:marLeft w:val="0"/>
      <w:marRight w:val="0"/>
      <w:marTop w:val="0"/>
      <w:marBottom w:val="0"/>
      <w:divBdr>
        <w:top w:val="none" w:sz="0" w:space="0" w:color="auto"/>
        <w:left w:val="none" w:sz="0" w:space="0" w:color="auto"/>
        <w:bottom w:val="none" w:sz="0" w:space="0" w:color="auto"/>
        <w:right w:val="none" w:sz="0" w:space="0" w:color="auto"/>
      </w:divBdr>
    </w:div>
    <w:div w:id="324013922">
      <w:bodyDiv w:val="1"/>
      <w:marLeft w:val="0"/>
      <w:marRight w:val="0"/>
      <w:marTop w:val="0"/>
      <w:marBottom w:val="0"/>
      <w:divBdr>
        <w:top w:val="none" w:sz="0" w:space="0" w:color="auto"/>
        <w:left w:val="none" w:sz="0" w:space="0" w:color="auto"/>
        <w:bottom w:val="none" w:sz="0" w:space="0" w:color="auto"/>
        <w:right w:val="none" w:sz="0" w:space="0" w:color="auto"/>
      </w:divBdr>
    </w:div>
    <w:div w:id="326906037">
      <w:bodyDiv w:val="1"/>
      <w:marLeft w:val="0"/>
      <w:marRight w:val="0"/>
      <w:marTop w:val="0"/>
      <w:marBottom w:val="0"/>
      <w:divBdr>
        <w:top w:val="none" w:sz="0" w:space="0" w:color="auto"/>
        <w:left w:val="none" w:sz="0" w:space="0" w:color="auto"/>
        <w:bottom w:val="none" w:sz="0" w:space="0" w:color="auto"/>
        <w:right w:val="none" w:sz="0" w:space="0" w:color="auto"/>
      </w:divBdr>
      <w:divsChild>
        <w:div w:id="1685789468">
          <w:marLeft w:val="0"/>
          <w:marRight w:val="0"/>
          <w:marTop w:val="0"/>
          <w:marBottom w:val="0"/>
          <w:divBdr>
            <w:top w:val="none" w:sz="0" w:space="0" w:color="auto"/>
            <w:left w:val="none" w:sz="0" w:space="0" w:color="auto"/>
            <w:bottom w:val="none" w:sz="0" w:space="0" w:color="auto"/>
            <w:right w:val="none" w:sz="0" w:space="0" w:color="auto"/>
          </w:divBdr>
          <w:divsChild>
            <w:div w:id="4092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6373">
      <w:bodyDiv w:val="1"/>
      <w:marLeft w:val="0"/>
      <w:marRight w:val="0"/>
      <w:marTop w:val="0"/>
      <w:marBottom w:val="0"/>
      <w:divBdr>
        <w:top w:val="none" w:sz="0" w:space="0" w:color="auto"/>
        <w:left w:val="none" w:sz="0" w:space="0" w:color="auto"/>
        <w:bottom w:val="none" w:sz="0" w:space="0" w:color="auto"/>
        <w:right w:val="none" w:sz="0" w:space="0" w:color="auto"/>
      </w:divBdr>
    </w:div>
    <w:div w:id="328411588">
      <w:bodyDiv w:val="1"/>
      <w:marLeft w:val="0"/>
      <w:marRight w:val="0"/>
      <w:marTop w:val="0"/>
      <w:marBottom w:val="0"/>
      <w:divBdr>
        <w:top w:val="none" w:sz="0" w:space="0" w:color="auto"/>
        <w:left w:val="none" w:sz="0" w:space="0" w:color="auto"/>
        <w:bottom w:val="none" w:sz="0" w:space="0" w:color="auto"/>
        <w:right w:val="none" w:sz="0" w:space="0" w:color="auto"/>
      </w:divBdr>
    </w:div>
    <w:div w:id="328873694">
      <w:bodyDiv w:val="1"/>
      <w:marLeft w:val="0"/>
      <w:marRight w:val="0"/>
      <w:marTop w:val="0"/>
      <w:marBottom w:val="0"/>
      <w:divBdr>
        <w:top w:val="none" w:sz="0" w:space="0" w:color="auto"/>
        <w:left w:val="none" w:sz="0" w:space="0" w:color="auto"/>
        <w:bottom w:val="none" w:sz="0" w:space="0" w:color="auto"/>
        <w:right w:val="none" w:sz="0" w:space="0" w:color="auto"/>
      </w:divBdr>
    </w:div>
    <w:div w:id="331420485">
      <w:bodyDiv w:val="1"/>
      <w:marLeft w:val="0"/>
      <w:marRight w:val="0"/>
      <w:marTop w:val="0"/>
      <w:marBottom w:val="0"/>
      <w:divBdr>
        <w:top w:val="none" w:sz="0" w:space="0" w:color="auto"/>
        <w:left w:val="none" w:sz="0" w:space="0" w:color="auto"/>
        <w:bottom w:val="none" w:sz="0" w:space="0" w:color="auto"/>
        <w:right w:val="none" w:sz="0" w:space="0" w:color="auto"/>
      </w:divBdr>
    </w:div>
    <w:div w:id="345597429">
      <w:bodyDiv w:val="1"/>
      <w:marLeft w:val="0"/>
      <w:marRight w:val="0"/>
      <w:marTop w:val="0"/>
      <w:marBottom w:val="0"/>
      <w:divBdr>
        <w:top w:val="none" w:sz="0" w:space="0" w:color="auto"/>
        <w:left w:val="none" w:sz="0" w:space="0" w:color="auto"/>
        <w:bottom w:val="none" w:sz="0" w:space="0" w:color="auto"/>
        <w:right w:val="none" w:sz="0" w:space="0" w:color="auto"/>
      </w:divBdr>
    </w:div>
    <w:div w:id="349263773">
      <w:bodyDiv w:val="1"/>
      <w:marLeft w:val="0"/>
      <w:marRight w:val="0"/>
      <w:marTop w:val="0"/>
      <w:marBottom w:val="0"/>
      <w:divBdr>
        <w:top w:val="none" w:sz="0" w:space="0" w:color="auto"/>
        <w:left w:val="none" w:sz="0" w:space="0" w:color="auto"/>
        <w:bottom w:val="none" w:sz="0" w:space="0" w:color="auto"/>
        <w:right w:val="none" w:sz="0" w:space="0" w:color="auto"/>
      </w:divBdr>
    </w:div>
    <w:div w:id="349574517">
      <w:bodyDiv w:val="1"/>
      <w:marLeft w:val="0"/>
      <w:marRight w:val="0"/>
      <w:marTop w:val="0"/>
      <w:marBottom w:val="0"/>
      <w:divBdr>
        <w:top w:val="none" w:sz="0" w:space="0" w:color="auto"/>
        <w:left w:val="none" w:sz="0" w:space="0" w:color="auto"/>
        <w:bottom w:val="none" w:sz="0" w:space="0" w:color="auto"/>
        <w:right w:val="none" w:sz="0" w:space="0" w:color="auto"/>
      </w:divBdr>
    </w:div>
    <w:div w:id="351300123">
      <w:bodyDiv w:val="1"/>
      <w:marLeft w:val="0"/>
      <w:marRight w:val="0"/>
      <w:marTop w:val="0"/>
      <w:marBottom w:val="0"/>
      <w:divBdr>
        <w:top w:val="none" w:sz="0" w:space="0" w:color="auto"/>
        <w:left w:val="none" w:sz="0" w:space="0" w:color="auto"/>
        <w:bottom w:val="none" w:sz="0" w:space="0" w:color="auto"/>
        <w:right w:val="none" w:sz="0" w:space="0" w:color="auto"/>
      </w:divBdr>
    </w:div>
    <w:div w:id="352003502">
      <w:bodyDiv w:val="1"/>
      <w:marLeft w:val="0"/>
      <w:marRight w:val="0"/>
      <w:marTop w:val="0"/>
      <w:marBottom w:val="0"/>
      <w:divBdr>
        <w:top w:val="none" w:sz="0" w:space="0" w:color="auto"/>
        <w:left w:val="none" w:sz="0" w:space="0" w:color="auto"/>
        <w:bottom w:val="none" w:sz="0" w:space="0" w:color="auto"/>
        <w:right w:val="none" w:sz="0" w:space="0" w:color="auto"/>
      </w:divBdr>
    </w:div>
    <w:div w:id="356393410">
      <w:bodyDiv w:val="1"/>
      <w:marLeft w:val="0"/>
      <w:marRight w:val="0"/>
      <w:marTop w:val="0"/>
      <w:marBottom w:val="0"/>
      <w:divBdr>
        <w:top w:val="none" w:sz="0" w:space="0" w:color="auto"/>
        <w:left w:val="none" w:sz="0" w:space="0" w:color="auto"/>
        <w:bottom w:val="none" w:sz="0" w:space="0" w:color="auto"/>
        <w:right w:val="none" w:sz="0" w:space="0" w:color="auto"/>
      </w:divBdr>
    </w:div>
    <w:div w:id="376011315">
      <w:bodyDiv w:val="1"/>
      <w:marLeft w:val="0"/>
      <w:marRight w:val="0"/>
      <w:marTop w:val="0"/>
      <w:marBottom w:val="0"/>
      <w:divBdr>
        <w:top w:val="none" w:sz="0" w:space="0" w:color="auto"/>
        <w:left w:val="none" w:sz="0" w:space="0" w:color="auto"/>
        <w:bottom w:val="none" w:sz="0" w:space="0" w:color="auto"/>
        <w:right w:val="none" w:sz="0" w:space="0" w:color="auto"/>
      </w:divBdr>
    </w:div>
    <w:div w:id="388961654">
      <w:bodyDiv w:val="1"/>
      <w:marLeft w:val="0"/>
      <w:marRight w:val="0"/>
      <w:marTop w:val="0"/>
      <w:marBottom w:val="0"/>
      <w:divBdr>
        <w:top w:val="none" w:sz="0" w:space="0" w:color="auto"/>
        <w:left w:val="none" w:sz="0" w:space="0" w:color="auto"/>
        <w:bottom w:val="none" w:sz="0" w:space="0" w:color="auto"/>
        <w:right w:val="none" w:sz="0" w:space="0" w:color="auto"/>
      </w:divBdr>
    </w:div>
    <w:div w:id="390617412">
      <w:bodyDiv w:val="1"/>
      <w:marLeft w:val="0"/>
      <w:marRight w:val="0"/>
      <w:marTop w:val="0"/>
      <w:marBottom w:val="0"/>
      <w:divBdr>
        <w:top w:val="none" w:sz="0" w:space="0" w:color="auto"/>
        <w:left w:val="none" w:sz="0" w:space="0" w:color="auto"/>
        <w:bottom w:val="none" w:sz="0" w:space="0" w:color="auto"/>
        <w:right w:val="none" w:sz="0" w:space="0" w:color="auto"/>
      </w:divBdr>
    </w:div>
    <w:div w:id="398985621">
      <w:bodyDiv w:val="1"/>
      <w:marLeft w:val="0"/>
      <w:marRight w:val="0"/>
      <w:marTop w:val="0"/>
      <w:marBottom w:val="0"/>
      <w:divBdr>
        <w:top w:val="none" w:sz="0" w:space="0" w:color="auto"/>
        <w:left w:val="none" w:sz="0" w:space="0" w:color="auto"/>
        <w:bottom w:val="none" w:sz="0" w:space="0" w:color="auto"/>
        <w:right w:val="none" w:sz="0" w:space="0" w:color="auto"/>
      </w:divBdr>
    </w:div>
    <w:div w:id="399795500">
      <w:bodyDiv w:val="1"/>
      <w:marLeft w:val="0"/>
      <w:marRight w:val="0"/>
      <w:marTop w:val="0"/>
      <w:marBottom w:val="0"/>
      <w:divBdr>
        <w:top w:val="none" w:sz="0" w:space="0" w:color="auto"/>
        <w:left w:val="none" w:sz="0" w:space="0" w:color="auto"/>
        <w:bottom w:val="none" w:sz="0" w:space="0" w:color="auto"/>
        <w:right w:val="none" w:sz="0" w:space="0" w:color="auto"/>
      </w:divBdr>
    </w:div>
    <w:div w:id="403265640">
      <w:bodyDiv w:val="1"/>
      <w:marLeft w:val="0"/>
      <w:marRight w:val="0"/>
      <w:marTop w:val="0"/>
      <w:marBottom w:val="0"/>
      <w:divBdr>
        <w:top w:val="none" w:sz="0" w:space="0" w:color="auto"/>
        <w:left w:val="none" w:sz="0" w:space="0" w:color="auto"/>
        <w:bottom w:val="none" w:sz="0" w:space="0" w:color="auto"/>
        <w:right w:val="none" w:sz="0" w:space="0" w:color="auto"/>
      </w:divBdr>
    </w:div>
    <w:div w:id="407962638">
      <w:bodyDiv w:val="1"/>
      <w:marLeft w:val="0"/>
      <w:marRight w:val="0"/>
      <w:marTop w:val="0"/>
      <w:marBottom w:val="0"/>
      <w:divBdr>
        <w:top w:val="none" w:sz="0" w:space="0" w:color="auto"/>
        <w:left w:val="none" w:sz="0" w:space="0" w:color="auto"/>
        <w:bottom w:val="none" w:sz="0" w:space="0" w:color="auto"/>
        <w:right w:val="none" w:sz="0" w:space="0" w:color="auto"/>
      </w:divBdr>
    </w:div>
    <w:div w:id="408579986">
      <w:bodyDiv w:val="1"/>
      <w:marLeft w:val="0"/>
      <w:marRight w:val="0"/>
      <w:marTop w:val="0"/>
      <w:marBottom w:val="0"/>
      <w:divBdr>
        <w:top w:val="none" w:sz="0" w:space="0" w:color="auto"/>
        <w:left w:val="none" w:sz="0" w:space="0" w:color="auto"/>
        <w:bottom w:val="none" w:sz="0" w:space="0" w:color="auto"/>
        <w:right w:val="none" w:sz="0" w:space="0" w:color="auto"/>
      </w:divBdr>
    </w:div>
    <w:div w:id="408775662">
      <w:bodyDiv w:val="1"/>
      <w:marLeft w:val="0"/>
      <w:marRight w:val="0"/>
      <w:marTop w:val="0"/>
      <w:marBottom w:val="0"/>
      <w:divBdr>
        <w:top w:val="none" w:sz="0" w:space="0" w:color="auto"/>
        <w:left w:val="none" w:sz="0" w:space="0" w:color="auto"/>
        <w:bottom w:val="none" w:sz="0" w:space="0" w:color="auto"/>
        <w:right w:val="none" w:sz="0" w:space="0" w:color="auto"/>
      </w:divBdr>
    </w:div>
    <w:div w:id="427190691">
      <w:bodyDiv w:val="1"/>
      <w:marLeft w:val="0"/>
      <w:marRight w:val="0"/>
      <w:marTop w:val="0"/>
      <w:marBottom w:val="0"/>
      <w:divBdr>
        <w:top w:val="none" w:sz="0" w:space="0" w:color="auto"/>
        <w:left w:val="none" w:sz="0" w:space="0" w:color="auto"/>
        <w:bottom w:val="none" w:sz="0" w:space="0" w:color="auto"/>
        <w:right w:val="none" w:sz="0" w:space="0" w:color="auto"/>
      </w:divBdr>
    </w:div>
    <w:div w:id="429400604">
      <w:bodyDiv w:val="1"/>
      <w:marLeft w:val="0"/>
      <w:marRight w:val="0"/>
      <w:marTop w:val="0"/>
      <w:marBottom w:val="0"/>
      <w:divBdr>
        <w:top w:val="none" w:sz="0" w:space="0" w:color="auto"/>
        <w:left w:val="none" w:sz="0" w:space="0" w:color="auto"/>
        <w:bottom w:val="none" w:sz="0" w:space="0" w:color="auto"/>
        <w:right w:val="none" w:sz="0" w:space="0" w:color="auto"/>
      </w:divBdr>
    </w:div>
    <w:div w:id="435711629">
      <w:bodyDiv w:val="1"/>
      <w:marLeft w:val="0"/>
      <w:marRight w:val="0"/>
      <w:marTop w:val="0"/>
      <w:marBottom w:val="0"/>
      <w:divBdr>
        <w:top w:val="none" w:sz="0" w:space="0" w:color="auto"/>
        <w:left w:val="none" w:sz="0" w:space="0" w:color="auto"/>
        <w:bottom w:val="none" w:sz="0" w:space="0" w:color="auto"/>
        <w:right w:val="none" w:sz="0" w:space="0" w:color="auto"/>
      </w:divBdr>
    </w:div>
    <w:div w:id="438067856">
      <w:bodyDiv w:val="1"/>
      <w:marLeft w:val="0"/>
      <w:marRight w:val="0"/>
      <w:marTop w:val="0"/>
      <w:marBottom w:val="0"/>
      <w:divBdr>
        <w:top w:val="none" w:sz="0" w:space="0" w:color="auto"/>
        <w:left w:val="none" w:sz="0" w:space="0" w:color="auto"/>
        <w:bottom w:val="none" w:sz="0" w:space="0" w:color="auto"/>
        <w:right w:val="none" w:sz="0" w:space="0" w:color="auto"/>
      </w:divBdr>
    </w:div>
    <w:div w:id="439882587">
      <w:bodyDiv w:val="1"/>
      <w:marLeft w:val="0"/>
      <w:marRight w:val="0"/>
      <w:marTop w:val="0"/>
      <w:marBottom w:val="0"/>
      <w:divBdr>
        <w:top w:val="none" w:sz="0" w:space="0" w:color="auto"/>
        <w:left w:val="none" w:sz="0" w:space="0" w:color="auto"/>
        <w:bottom w:val="none" w:sz="0" w:space="0" w:color="auto"/>
        <w:right w:val="none" w:sz="0" w:space="0" w:color="auto"/>
      </w:divBdr>
    </w:div>
    <w:div w:id="444081033">
      <w:bodyDiv w:val="1"/>
      <w:marLeft w:val="0"/>
      <w:marRight w:val="0"/>
      <w:marTop w:val="0"/>
      <w:marBottom w:val="0"/>
      <w:divBdr>
        <w:top w:val="none" w:sz="0" w:space="0" w:color="auto"/>
        <w:left w:val="none" w:sz="0" w:space="0" w:color="auto"/>
        <w:bottom w:val="none" w:sz="0" w:space="0" w:color="auto"/>
        <w:right w:val="none" w:sz="0" w:space="0" w:color="auto"/>
      </w:divBdr>
    </w:div>
    <w:div w:id="444466295">
      <w:bodyDiv w:val="1"/>
      <w:marLeft w:val="0"/>
      <w:marRight w:val="0"/>
      <w:marTop w:val="0"/>
      <w:marBottom w:val="0"/>
      <w:divBdr>
        <w:top w:val="none" w:sz="0" w:space="0" w:color="auto"/>
        <w:left w:val="none" w:sz="0" w:space="0" w:color="auto"/>
        <w:bottom w:val="none" w:sz="0" w:space="0" w:color="auto"/>
        <w:right w:val="none" w:sz="0" w:space="0" w:color="auto"/>
      </w:divBdr>
    </w:div>
    <w:div w:id="445973093">
      <w:bodyDiv w:val="1"/>
      <w:marLeft w:val="0"/>
      <w:marRight w:val="0"/>
      <w:marTop w:val="0"/>
      <w:marBottom w:val="0"/>
      <w:divBdr>
        <w:top w:val="none" w:sz="0" w:space="0" w:color="auto"/>
        <w:left w:val="none" w:sz="0" w:space="0" w:color="auto"/>
        <w:bottom w:val="none" w:sz="0" w:space="0" w:color="auto"/>
        <w:right w:val="none" w:sz="0" w:space="0" w:color="auto"/>
      </w:divBdr>
    </w:div>
    <w:div w:id="446046037">
      <w:bodyDiv w:val="1"/>
      <w:marLeft w:val="0"/>
      <w:marRight w:val="0"/>
      <w:marTop w:val="0"/>
      <w:marBottom w:val="0"/>
      <w:divBdr>
        <w:top w:val="none" w:sz="0" w:space="0" w:color="auto"/>
        <w:left w:val="none" w:sz="0" w:space="0" w:color="auto"/>
        <w:bottom w:val="none" w:sz="0" w:space="0" w:color="auto"/>
        <w:right w:val="none" w:sz="0" w:space="0" w:color="auto"/>
      </w:divBdr>
    </w:div>
    <w:div w:id="449445911">
      <w:bodyDiv w:val="1"/>
      <w:marLeft w:val="0"/>
      <w:marRight w:val="0"/>
      <w:marTop w:val="0"/>
      <w:marBottom w:val="0"/>
      <w:divBdr>
        <w:top w:val="none" w:sz="0" w:space="0" w:color="auto"/>
        <w:left w:val="none" w:sz="0" w:space="0" w:color="auto"/>
        <w:bottom w:val="none" w:sz="0" w:space="0" w:color="auto"/>
        <w:right w:val="none" w:sz="0" w:space="0" w:color="auto"/>
      </w:divBdr>
    </w:div>
    <w:div w:id="452748502">
      <w:bodyDiv w:val="1"/>
      <w:marLeft w:val="0"/>
      <w:marRight w:val="0"/>
      <w:marTop w:val="0"/>
      <w:marBottom w:val="0"/>
      <w:divBdr>
        <w:top w:val="none" w:sz="0" w:space="0" w:color="auto"/>
        <w:left w:val="none" w:sz="0" w:space="0" w:color="auto"/>
        <w:bottom w:val="none" w:sz="0" w:space="0" w:color="auto"/>
        <w:right w:val="none" w:sz="0" w:space="0" w:color="auto"/>
      </w:divBdr>
    </w:div>
    <w:div w:id="454912292">
      <w:bodyDiv w:val="1"/>
      <w:marLeft w:val="0"/>
      <w:marRight w:val="0"/>
      <w:marTop w:val="0"/>
      <w:marBottom w:val="0"/>
      <w:divBdr>
        <w:top w:val="none" w:sz="0" w:space="0" w:color="auto"/>
        <w:left w:val="none" w:sz="0" w:space="0" w:color="auto"/>
        <w:bottom w:val="none" w:sz="0" w:space="0" w:color="auto"/>
        <w:right w:val="none" w:sz="0" w:space="0" w:color="auto"/>
      </w:divBdr>
    </w:div>
    <w:div w:id="456067401">
      <w:bodyDiv w:val="1"/>
      <w:marLeft w:val="0"/>
      <w:marRight w:val="0"/>
      <w:marTop w:val="0"/>
      <w:marBottom w:val="0"/>
      <w:divBdr>
        <w:top w:val="none" w:sz="0" w:space="0" w:color="auto"/>
        <w:left w:val="none" w:sz="0" w:space="0" w:color="auto"/>
        <w:bottom w:val="none" w:sz="0" w:space="0" w:color="auto"/>
        <w:right w:val="none" w:sz="0" w:space="0" w:color="auto"/>
      </w:divBdr>
    </w:div>
    <w:div w:id="456140413">
      <w:bodyDiv w:val="1"/>
      <w:marLeft w:val="0"/>
      <w:marRight w:val="0"/>
      <w:marTop w:val="0"/>
      <w:marBottom w:val="0"/>
      <w:divBdr>
        <w:top w:val="none" w:sz="0" w:space="0" w:color="auto"/>
        <w:left w:val="none" w:sz="0" w:space="0" w:color="auto"/>
        <w:bottom w:val="none" w:sz="0" w:space="0" w:color="auto"/>
        <w:right w:val="none" w:sz="0" w:space="0" w:color="auto"/>
      </w:divBdr>
    </w:div>
    <w:div w:id="461963847">
      <w:bodyDiv w:val="1"/>
      <w:marLeft w:val="0"/>
      <w:marRight w:val="0"/>
      <w:marTop w:val="0"/>
      <w:marBottom w:val="0"/>
      <w:divBdr>
        <w:top w:val="none" w:sz="0" w:space="0" w:color="auto"/>
        <w:left w:val="none" w:sz="0" w:space="0" w:color="auto"/>
        <w:bottom w:val="none" w:sz="0" w:space="0" w:color="auto"/>
        <w:right w:val="none" w:sz="0" w:space="0" w:color="auto"/>
      </w:divBdr>
    </w:div>
    <w:div w:id="464012532">
      <w:bodyDiv w:val="1"/>
      <w:marLeft w:val="0"/>
      <w:marRight w:val="0"/>
      <w:marTop w:val="0"/>
      <w:marBottom w:val="0"/>
      <w:divBdr>
        <w:top w:val="none" w:sz="0" w:space="0" w:color="auto"/>
        <w:left w:val="none" w:sz="0" w:space="0" w:color="auto"/>
        <w:bottom w:val="none" w:sz="0" w:space="0" w:color="auto"/>
        <w:right w:val="none" w:sz="0" w:space="0" w:color="auto"/>
      </w:divBdr>
    </w:div>
    <w:div w:id="468785235">
      <w:bodyDiv w:val="1"/>
      <w:marLeft w:val="0"/>
      <w:marRight w:val="0"/>
      <w:marTop w:val="0"/>
      <w:marBottom w:val="0"/>
      <w:divBdr>
        <w:top w:val="none" w:sz="0" w:space="0" w:color="auto"/>
        <w:left w:val="none" w:sz="0" w:space="0" w:color="auto"/>
        <w:bottom w:val="none" w:sz="0" w:space="0" w:color="auto"/>
        <w:right w:val="none" w:sz="0" w:space="0" w:color="auto"/>
      </w:divBdr>
    </w:div>
    <w:div w:id="469253865">
      <w:bodyDiv w:val="1"/>
      <w:marLeft w:val="0"/>
      <w:marRight w:val="0"/>
      <w:marTop w:val="0"/>
      <w:marBottom w:val="0"/>
      <w:divBdr>
        <w:top w:val="none" w:sz="0" w:space="0" w:color="auto"/>
        <w:left w:val="none" w:sz="0" w:space="0" w:color="auto"/>
        <w:bottom w:val="none" w:sz="0" w:space="0" w:color="auto"/>
        <w:right w:val="none" w:sz="0" w:space="0" w:color="auto"/>
      </w:divBdr>
    </w:div>
    <w:div w:id="473447739">
      <w:bodyDiv w:val="1"/>
      <w:marLeft w:val="0"/>
      <w:marRight w:val="0"/>
      <w:marTop w:val="0"/>
      <w:marBottom w:val="0"/>
      <w:divBdr>
        <w:top w:val="none" w:sz="0" w:space="0" w:color="auto"/>
        <w:left w:val="none" w:sz="0" w:space="0" w:color="auto"/>
        <w:bottom w:val="none" w:sz="0" w:space="0" w:color="auto"/>
        <w:right w:val="none" w:sz="0" w:space="0" w:color="auto"/>
      </w:divBdr>
    </w:div>
    <w:div w:id="475297627">
      <w:bodyDiv w:val="1"/>
      <w:marLeft w:val="0"/>
      <w:marRight w:val="0"/>
      <w:marTop w:val="0"/>
      <w:marBottom w:val="0"/>
      <w:divBdr>
        <w:top w:val="none" w:sz="0" w:space="0" w:color="auto"/>
        <w:left w:val="none" w:sz="0" w:space="0" w:color="auto"/>
        <w:bottom w:val="none" w:sz="0" w:space="0" w:color="auto"/>
        <w:right w:val="none" w:sz="0" w:space="0" w:color="auto"/>
      </w:divBdr>
    </w:div>
    <w:div w:id="476381843">
      <w:bodyDiv w:val="1"/>
      <w:marLeft w:val="0"/>
      <w:marRight w:val="0"/>
      <w:marTop w:val="0"/>
      <w:marBottom w:val="0"/>
      <w:divBdr>
        <w:top w:val="none" w:sz="0" w:space="0" w:color="auto"/>
        <w:left w:val="none" w:sz="0" w:space="0" w:color="auto"/>
        <w:bottom w:val="none" w:sz="0" w:space="0" w:color="auto"/>
        <w:right w:val="none" w:sz="0" w:space="0" w:color="auto"/>
      </w:divBdr>
    </w:div>
    <w:div w:id="482046990">
      <w:bodyDiv w:val="1"/>
      <w:marLeft w:val="0"/>
      <w:marRight w:val="0"/>
      <w:marTop w:val="0"/>
      <w:marBottom w:val="0"/>
      <w:divBdr>
        <w:top w:val="none" w:sz="0" w:space="0" w:color="auto"/>
        <w:left w:val="none" w:sz="0" w:space="0" w:color="auto"/>
        <w:bottom w:val="none" w:sz="0" w:space="0" w:color="auto"/>
        <w:right w:val="none" w:sz="0" w:space="0" w:color="auto"/>
      </w:divBdr>
    </w:div>
    <w:div w:id="487481882">
      <w:bodyDiv w:val="1"/>
      <w:marLeft w:val="0"/>
      <w:marRight w:val="0"/>
      <w:marTop w:val="0"/>
      <w:marBottom w:val="0"/>
      <w:divBdr>
        <w:top w:val="none" w:sz="0" w:space="0" w:color="auto"/>
        <w:left w:val="none" w:sz="0" w:space="0" w:color="auto"/>
        <w:bottom w:val="none" w:sz="0" w:space="0" w:color="auto"/>
        <w:right w:val="none" w:sz="0" w:space="0" w:color="auto"/>
      </w:divBdr>
    </w:div>
    <w:div w:id="488178908">
      <w:bodyDiv w:val="1"/>
      <w:marLeft w:val="0"/>
      <w:marRight w:val="0"/>
      <w:marTop w:val="0"/>
      <w:marBottom w:val="0"/>
      <w:divBdr>
        <w:top w:val="none" w:sz="0" w:space="0" w:color="auto"/>
        <w:left w:val="none" w:sz="0" w:space="0" w:color="auto"/>
        <w:bottom w:val="none" w:sz="0" w:space="0" w:color="auto"/>
        <w:right w:val="none" w:sz="0" w:space="0" w:color="auto"/>
      </w:divBdr>
    </w:div>
    <w:div w:id="491067814">
      <w:bodyDiv w:val="1"/>
      <w:marLeft w:val="0"/>
      <w:marRight w:val="0"/>
      <w:marTop w:val="0"/>
      <w:marBottom w:val="0"/>
      <w:divBdr>
        <w:top w:val="none" w:sz="0" w:space="0" w:color="auto"/>
        <w:left w:val="none" w:sz="0" w:space="0" w:color="auto"/>
        <w:bottom w:val="none" w:sz="0" w:space="0" w:color="auto"/>
        <w:right w:val="none" w:sz="0" w:space="0" w:color="auto"/>
      </w:divBdr>
    </w:div>
    <w:div w:id="496192967">
      <w:bodyDiv w:val="1"/>
      <w:marLeft w:val="0"/>
      <w:marRight w:val="0"/>
      <w:marTop w:val="0"/>
      <w:marBottom w:val="0"/>
      <w:divBdr>
        <w:top w:val="none" w:sz="0" w:space="0" w:color="auto"/>
        <w:left w:val="none" w:sz="0" w:space="0" w:color="auto"/>
        <w:bottom w:val="none" w:sz="0" w:space="0" w:color="auto"/>
        <w:right w:val="none" w:sz="0" w:space="0" w:color="auto"/>
      </w:divBdr>
    </w:div>
    <w:div w:id="498544129">
      <w:bodyDiv w:val="1"/>
      <w:marLeft w:val="0"/>
      <w:marRight w:val="0"/>
      <w:marTop w:val="0"/>
      <w:marBottom w:val="0"/>
      <w:divBdr>
        <w:top w:val="none" w:sz="0" w:space="0" w:color="auto"/>
        <w:left w:val="none" w:sz="0" w:space="0" w:color="auto"/>
        <w:bottom w:val="none" w:sz="0" w:space="0" w:color="auto"/>
        <w:right w:val="none" w:sz="0" w:space="0" w:color="auto"/>
      </w:divBdr>
    </w:div>
    <w:div w:id="501547858">
      <w:bodyDiv w:val="1"/>
      <w:marLeft w:val="0"/>
      <w:marRight w:val="0"/>
      <w:marTop w:val="0"/>
      <w:marBottom w:val="0"/>
      <w:divBdr>
        <w:top w:val="none" w:sz="0" w:space="0" w:color="auto"/>
        <w:left w:val="none" w:sz="0" w:space="0" w:color="auto"/>
        <w:bottom w:val="none" w:sz="0" w:space="0" w:color="auto"/>
        <w:right w:val="none" w:sz="0" w:space="0" w:color="auto"/>
      </w:divBdr>
    </w:div>
    <w:div w:id="505830318">
      <w:bodyDiv w:val="1"/>
      <w:marLeft w:val="0"/>
      <w:marRight w:val="0"/>
      <w:marTop w:val="0"/>
      <w:marBottom w:val="0"/>
      <w:divBdr>
        <w:top w:val="none" w:sz="0" w:space="0" w:color="auto"/>
        <w:left w:val="none" w:sz="0" w:space="0" w:color="auto"/>
        <w:bottom w:val="none" w:sz="0" w:space="0" w:color="auto"/>
        <w:right w:val="none" w:sz="0" w:space="0" w:color="auto"/>
      </w:divBdr>
      <w:divsChild>
        <w:div w:id="2093236846">
          <w:marLeft w:val="640"/>
          <w:marRight w:val="0"/>
          <w:marTop w:val="0"/>
          <w:marBottom w:val="0"/>
          <w:divBdr>
            <w:top w:val="none" w:sz="0" w:space="0" w:color="auto"/>
            <w:left w:val="none" w:sz="0" w:space="0" w:color="auto"/>
            <w:bottom w:val="none" w:sz="0" w:space="0" w:color="auto"/>
            <w:right w:val="none" w:sz="0" w:space="0" w:color="auto"/>
          </w:divBdr>
        </w:div>
      </w:divsChild>
    </w:div>
    <w:div w:id="507016103">
      <w:bodyDiv w:val="1"/>
      <w:marLeft w:val="0"/>
      <w:marRight w:val="0"/>
      <w:marTop w:val="0"/>
      <w:marBottom w:val="0"/>
      <w:divBdr>
        <w:top w:val="none" w:sz="0" w:space="0" w:color="auto"/>
        <w:left w:val="none" w:sz="0" w:space="0" w:color="auto"/>
        <w:bottom w:val="none" w:sz="0" w:space="0" w:color="auto"/>
        <w:right w:val="none" w:sz="0" w:space="0" w:color="auto"/>
      </w:divBdr>
    </w:div>
    <w:div w:id="510490577">
      <w:bodyDiv w:val="1"/>
      <w:marLeft w:val="0"/>
      <w:marRight w:val="0"/>
      <w:marTop w:val="0"/>
      <w:marBottom w:val="0"/>
      <w:divBdr>
        <w:top w:val="none" w:sz="0" w:space="0" w:color="auto"/>
        <w:left w:val="none" w:sz="0" w:space="0" w:color="auto"/>
        <w:bottom w:val="none" w:sz="0" w:space="0" w:color="auto"/>
        <w:right w:val="none" w:sz="0" w:space="0" w:color="auto"/>
      </w:divBdr>
    </w:div>
    <w:div w:id="511533502">
      <w:bodyDiv w:val="1"/>
      <w:marLeft w:val="0"/>
      <w:marRight w:val="0"/>
      <w:marTop w:val="0"/>
      <w:marBottom w:val="0"/>
      <w:divBdr>
        <w:top w:val="none" w:sz="0" w:space="0" w:color="auto"/>
        <w:left w:val="none" w:sz="0" w:space="0" w:color="auto"/>
        <w:bottom w:val="none" w:sz="0" w:space="0" w:color="auto"/>
        <w:right w:val="none" w:sz="0" w:space="0" w:color="auto"/>
      </w:divBdr>
    </w:div>
    <w:div w:id="514658523">
      <w:bodyDiv w:val="1"/>
      <w:marLeft w:val="0"/>
      <w:marRight w:val="0"/>
      <w:marTop w:val="0"/>
      <w:marBottom w:val="0"/>
      <w:divBdr>
        <w:top w:val="none" w:sz="0" w:space="0" w:color="auto"/>
        <w:left w:val="none" w:sz="0" w:space="0" w:color="auto"/>
        <w:bottom w:val="none" w:sz="0" w:space="0" w:color="auto"/>
        <w:right w:val="none" w:sz="0" w:space="0" w:color="auto"/>
      </w:divBdr>
    </w:div>
    <w:div w:id="518661695">
      <w:bodyDiv w:val="1"/>
      <w:marLeft w:val="0"/>
      <w:marRight w:val="0"/>
      <w:marTop w:val="0"/>
      <w:marBottom w:val="0"/>
      <w:divBdr>
        <w:top w:val="none" w:sz="0" w:space="0" w:color="auto"/>
        <w:left w:val="none" w:sz="0" w:space="0" w:color="auto"/>
        <w:bottom w:val="none" w:sz="0" w:space="0" w:color="auto"/>
        <w:right w:val="none" w:sz="0" w:space="0" w:color="auto"/>
      </w:divBdr>
    </w:div>
    <w:div w:id="522403091">
      <w:bodyDiv w:val="1"/>
      <w:marLeft w:val="0"/>
      <w:marRight w:val="0"/>
      <w:marTop w:val="0"/>
      <w:marBottom w:val="0"/>
      <w:divBdr>
        <w:top w:val="none" w:sz="0" w:space="0" w:color="auto"/>
        <w:left w:val="none" w:sz="0" w:space="0" w:color="auto"/>
        <w:bottom w:val="none" w:sz="0" w:space="0" w:color="auto"/>
        <w:right w:val="none" w:sz="0" w:space="0" w:color="auto"/>
      </w:divBdr>
    </w:div>
    <w:div w:id="526261798">
      <w:bodyDiv w:val="1"/>
      <w:marLeft w:val="0"/>
      <w:marRight w:val="0"/>
      <w:marTop w:val="0"/>
      <w:marBottom w:val="0"/>
      <w:divBdr>
        <w:top w:val="none" w:sz="0" w:space="0" w:color="auto"/>
        <w:left w:val="none" w:sz="0" w:space="0" w:color="auto"/>
        <w:bottom w:val="none" w:sz="0" w:space="0" w:color="auto"/>
        <w:right w:val="none" w:sz="0" w:space="0" w:color="auto"/>
      </w:divBdr>
    </w:div>
    <w:div w:id="526531003">
      <w:bodyDiv w:val="1"/>
      <w:marLeft w:val="0"/>
      <w:marRight w:val="0"/>
      <w:marTop w:val="0"/>
      <w:marBottom w:val="0"/>
      <w:divBdr>
        <w:top w:val="none" w:sz="0" w:space="0" w:color="auto"/>
        <w:left w:val="none" w:sz="0" w:space="0" w:color="auto"/>
        <w:bottom w:val="none" w:sz="0" w:space="0" w:color="auto"/>
        <w:right w:val="none" w:sz="0" w:space="0" w:color="auto"/>
      </w:divBdr>
    </w:div>
    <w:div w:id="526794143">
      <w:bodyDiv w:val="1"/>
      <w:marLeft w:val="0"/>
      <w:marRight w:val="0"/>
      <w:marTop w:val="0"/>
      <w:marBottom w:val="0"/>
      <w:divBdr>
        <w:top w:val="none" w:sz="0" w:space="0" w:color="auto"/>
        <w:left w:val="none" w:sz="0" w:space="0" w:color="auto"/>
        <w:bottom w:val="none" w:sz="0" w:space="0" w:color="auto"/>
        <w:right w:val="none" w:sz="0" w:space="0" w:color="auto"/>
      </w:divBdr>
    </w:div>
    <w:div w:id="526941581">
      <w:bodyDiv w:val="1"/>
      <w:marLeft w:val="0"/>
      <w:marRight w:val="0"/>
      <w:marTop w:val="0"/>
      <w:marBottom w:val="0"/>
      <w:divBdr>
        <w:top w:val="none" w:sz="0" w:space="0" w:color="auto"/>
        <w:left w:val="none" w:sz="0" w:space="0" w:color="auto"/>
        <w:bottom w:val="none" w:sz="0" w:space="0" w:color="auto"/>
        <w:right w:val="none" w:sz="0" w:space="0" w:color="auto"/>
      </w:divBdr>
    </w:div>
    <w:div w:id="535237947">
      <w:bodyDiv w:val="1"/>
      <w:marLeft w:val="0"/>
      <w:marRight w:val="0"/>
      <w:marTop w:val="0"/>
      <w:marBottom w:val="0"/>
      <w:divBdr>
        <w:top w:val="none" w:sz="0" w:space="0" w:color="auto"/>
        <w:left w:val="none" w:sz="0" w:space="0" w:color="auto"/>
        <w:bottom w:val="none" w:sz="0" w:space="0" w:color="auto"/>
        <w:right w:val="none" w:sz="0" w:space="0" w:color="auto"/>
      </w:divBdr>
    </w:div>
    <w:div w:id="536702305">
      <w:bodyDiv w:val="1"/>
      <w:marLeft w:val="0"/>
      <w:marRight w:val="0"/>
      <w:marTop w:val="0"/>
      <w:marBottom w:val="0"/>
      <w:divBdr>
        <w:top w:val="none" w:sz="0" w:space="0" w:color="auto"/>
        <w:left w:val="none" w:sz="0" w:space="0" w:color="auto"/>
        <w:bottom w:val="none" w:sz="0" w:space="0" w:color="auto"/>
        <w:right w:val="none" w:sz="0" w:space="0" w:color="auto"/>
      </w:divBdr>
    </w:div>
    <w:div w:id="540022564">
      <w:bodyDiv w:val="1"/>
      <w:marLeft w:val="0"/>
      <w:marRight w:val="0"/>
      <w:marTop w:val="0"/>
      <w:marBottom w:val="0"/>
      <w:divBdr>
        <w:top w:val="none" w:sz="0" w:space="0" w:color="auto"/>
        <w:left w:val="none" w:sz="0" w:space="0" w:color="auto"/>
        <w:bottom w:val="none" w:sz="0" w:space="0" w:color="auto"/>
        <w:right w:val="none" w:sz="0" w:space="0" w:color="auto"/>
      </w:divBdr>
    </w:div>
    <w:div w:id="540673924">
      <w:bodyDiv w:val="1"/>
      <w:marLeft w:val="0"/>
      <w:marRight w:val="0"/>
      <w:marTop w:val="0"/>
      <w:marBottom w:val="0"/>
      <w:divBdr>
        <w:top w:val="none" w:sz="0" w:space="0" w:color="auto"/>
        <w:left w:val="none" w:sz="0" w:space="0" w:color="auto"/>
        <w:bottom w:val="none" w:sz="0" w:space="0" w:color="auto"/>
        <w:right w:val="none" w:sz="0" w:space="0" w:color="auto"/>
      </w:divBdr>
    </w:div>
    <w:div w:id="542794391">
      <w:bodyDiv w:val="1"/>
      <w:marLeft w:val="0"/>
      <w:marRight w:val="0"/>
      <w:marTop w:val="0"/>
      <w:marBottom w:val="0"/>
      <w:divBdr>
        <w:top w:val="none" w:sz="0" w:space="0" w:color="auto"/>
        <w:left w:val="none" w:sz="0" w:space="0" w:color="auto"/>
        <w:bottom w:val="none" w:sz="0" w:space="0" w:color="auto"/>
        <w:right w:val="none" w:sz="0" w:space="0" w:color="auto"/>
      </w:divBdr>
    </w:div>
    <w:div w:id="543180540">
      <w:bodyDiv w:val="1"/>
      <w:marLeft w:val="0"/>
      <w:marRight w:val="0"/>
      <w:marTop w:val="0"/>
      <w:marBottom w:val="0"/>
      <w:divBdr>
        <w:top w:val="none" w:sz="0" w:space="0" w:color="auto"/>
        <w:left w:val="none" w:sz="0" w:space="0" w:color="auto"/>
        <w:bottom w:val="none" w:sz="0" w:space="0" w:color="auto"/>
        <w:right w:val="none" w:sz="0" w:space="0" w:color="auto"/>
      </w:divBdr>
      <w:divsChild>
        <w:div w:id="462769432">
          <w:marLeft w:val="640"/>
          <w:marRight w:val="0"/>
          <w:marTop w:val="0"/>
          <w:marBottom w:val="0"/>
          <w:divBdr>
            <w:top w:val="none" w:sz="0" w:space="0" w:color="auto"/>
            <w:left w:val="none" w:sz="0" w:space="0" w:color="auto"/>
            <w:bottom w:val="none" w:sz="0" w:space="0" w:color="auto"/>
            <w:right w:val="none" w:sz="0" w:space="0" w:color="auto"/>
          </w:divBdr>
        </w:div>
      </w:divsChild>
    </w:div>
    <w:div w:id="548688100">
      <w:bodyDiv w:val="1"/>
      <w:marLeft w:val="0"/>
      <w:marRight w:val="0"/>
      <w:marTop w:val="0"/>
      <w:marBottom w:val="0"/>
      <w:divBdr>
        <w:top w:val="none" w:sz="0" w:space="0" w:color="auto"/>
        <w:left w:val="none" w:sz="0" w:space="0" w:color="auto"/>
        <w:bottom w:val="none" w:sz="0" w:space="0" w:color="auto"/>
        <w:right w:val="none" w:sz="0" w:space="0" w:color="auto"/>
      </w:divBdr>
    </w:div>
    <w:div w:id="551158758">
      <w:bodyDiv w:val="1"/>
      <w:marLeft w:val="0"/>
      <w:marRight w:val="0"/>
      <w:marTop w:val="0"/>
      <w:marBottom w:val="0"/>
      <w:divBdr>
        <w:top w:val="none" w:sz="0" w:space="0" w:color="auto"/>
        <w:left w:val="none" w:sz="0" w:space="0" w:color="auto"/>
        <w:bottom w:val="none" w:sz="0" w:space="0" w:color="auto"/>
        <w:right w:val="none" w:sz="0" w:space="0" w:color="auto"/>
      </w:divBdr>
    </w:div>
    <w:div w:id="553666280">
      <w:bodyDiv w:val="1"/>
      <w:marLeft w:val="0"/>
      <w:marRight w:val="0"/>
      <w:marTop w:val="0"/>
      <w:marBottom w:val="0"/>
      <w:divBdr>
        <w:top w:val="none" w:sz="0" w:space="0" w:color="auto"/>
        <w:left w:val="none" w:sz="0" w:space="0" w:color="auto"/>
        <w:bottom w:val="none" w:sz="0" w:space="0" w:color="auto"/>
        <w:right w:val="none" w:sz="0" w:space="0" w:color="auto"/>
      </w:divBdr>
    </w:div>
    <w:div w:id="558173577">
      <w:bodyDiv w:val="1"/>
      <w:marLeft w:val="0"/>
      <w:marRight w:val="0"/>
      <w:marTop w:val="0"/>
      <w:marBottom w:val="0"/>
      <w:divBdr>
        <w:top w:val="none" w:sz="0" w:space="0" w:color="auto"/>
        <w:left w:val="none" w:sz="0" w:space="0" w:color="auto"/>
        <w:bottom w:val="none" w:sz="0" w:space="0" w:color="auto"/>
        <w:right w:val="none" w:sz="0" w:space="0" w:color="auto"/>
      </w:divBdr>
    </w:div>
    <w:div w:id="560219093">
      <w:bodyDiv w:val="1"/>
      <w:marLeft w:val="0"/>
      <w:marRight w:val="0"/>
      <w:marTop w:val="0"/>
      <w:marBottom w:val="0"/>
      <w:divBdr>
        <w:top w:val="none" w:sz="0" w:space="0" w:color="auto"/>
        <w:left w:val="none" w:sz="0" w:space="0" w:color="auto"/>
        <w:bottom w:val="none" w:sz="0" w:space="0" w:color="auto"/>
        <w:right w:val="none" w:sz="0" w:space="0" w:color="auto"/>
      </w:divBdr>
    </w:div>
    <w:div w:id="568003254">
      <w:bodyDiv w:val="1"/>
      <w:marLeft w:val="0"/>
      <w:marRight w:val="0"/>
      <w:marTop w:val="0"/>
      <w:marBottom w:val="0"/>
      <w:divBdr>
        <w:top w:val="none" w:sz="0" w:space="0" w:color="auto"/>
        <w:left w:val="none" w:sz="0" w:space="0" w:color="auto"/>
        <w:bottom w:val="none" w:sz="0" w:space="0" w:color="auto"/>
        <w:right w:val="none" w:sz="0" w:space="0" w:color="auto"/>
      </w:divBdr>
    </w:div>
    <w:div w:id="571693862">
      <w:bodyDiv w:val="1"/>
      <w:marLeft w:val="0"/>
      <w:marRight w:val="0"/>
      <w:marTop w:val="0"/>
      <w:marBottom w:val="0"/>
      <w:divBdr>
        <w:top w:val="none" w:sz="0" w:space="0" w:color="auto"/>
        <w:left w:val="none" w:sz="0" w:space="0" w:color="auto"/>
        <w:bottom w:val="none" w:sz="0" w:space="0" w:color="auto"/>
        <w:right w:val="none" w:sz="0" w:space="0" w:color="auto"/>
      </w:divBdr>
    </w:div>
    <w:div w:id="576745055">
      <w:bodyDiv w:val="1"/>
      <w:marLeft w:val="0"/>
      <w:marRight w:val="0"/>
      <w:marTop w:val="0"/>
      <w:marBottom w:val="0"/>
      <w:divBdr>
        <w:top w:val="none" w:sz="0" w:space="0" w:color="auto"/>
        <w:left w:val="none" w:sz="0" w:space="0" w:color="auto"/>
        <w:bottom w:val="none" w:sz="0" w:space="0" w:color="auto"/>
        <w:right w:val="none" w:sz="0" w:space="0" w:color="auto"/>
      </w:divBdr>
    </w:div>
    <w:div w:id="586232784">
      <w:bodyDiv w:val="1"/>
      <w:marLeft w:val="0"/>
      <w:marRight w:val="0"/>
      <w:marTop w:val="0"/>
      <w:marBottom w:val="0"/>
      <w:divBdr>
        <w:top w:val="none" w:sz="0" w:space="0" w:color="auto"/>
        <w:left w:val="none" w:sz="0" w:space="0" w:color="auto"/>
        <w:bottom w:val="none" w:sz="0" w:space="0" w:color="auto"/>
        <w:right w:val="none" w:sz="0" w:space="0" w:color="auto"/>
      </w:divBdr>
    </w:div>
    <w:div w:id="595140626">
      <w:bodyDiv w:val="1"/>
      <w:marLeft w:val="0"/>
      <w:marRight w:val="0"/>
      <w:marTop w:val="0"/>
      <w:marBottom w:val="0"/>
      <w:divBdr>
        <w:top w:val="none" w:sz="0" w:space="0" w:color="auto"/>
        <w:left w:val="none" w:sz="0" w:space="0" w:color="auto"/>
        <w:bottom w:val="none" w:sz="0" w:space="0" w:color="auto"/>
        <w:right w:val="none" w:sz="0" w:space="0" w:color="auto"/>
      </w:divBdr>
    </w:div>
    <w:div w:id="596254865">
      <w:bodyDiv w:val="1"/>
      <w:marLeft w:val="0"/>
      <w:marRight w:val="0"/>
      <w:marTop w:val="0"/>
      <w:marBottom w:val="0"/>
      <w:divBdr>
        <w:top w:val="none" w:sz="0" w:space="0" w:color="auto"/>
        <w:left w:val="none" w:sz="0" w:space="0" w:color="auto"/>
        <w:bottom w:val="none" w:sz="0" w:space="0" w:color="auto"/>
        <w:right w:val="none" w:sz="0" w:space="0" w:color="auto"/>
      </w:divBdr>
    </w:div>
    <w:div w:id="596866150">
      <w:bodyDiv w:val="1"/>
      <w:marLeft w:val="0"/>
      <w:marRight w:val="0"/>
      <w:marTop w:val="0"/>
      <w:marBottom w:val="0"/>
      <w:divBdr>
        <w:top w:val="none" w:sz="0" w:space="0" w:color="auto"/>
        <w:left w:val="none" w:sz="0" w:space="0" w:color="auto"/>
        <w:bottom w:val="none" w:sz="0" w:space="0" w:color="auto"/>
        <w:right w:val="none" w:sz="0" w:space="0" w:color="auto"/>
      </w:divBdr>
    </w:div>
    <w:div w:id="599727856">
      <w:bodyDiv w:val="1"/>
      <w:marLeft w:val="0"/>
      <w:marRight w:val="0"/>
      <w:marTop w:val="0"/>
      <w:marBottom w:val="0"/>
      <w:divBdr>
        <w:top w:val="none" w:sz="0" w:space="0" w:color="auto"/>
        <w:left w:val="none" w:sz="0" w:space="0" w:color="auto"/>
        <w:bottom w:val="none" w:sz="0" w:space="0" w:color="auto"/>
        <w:right w:val="none" w:sz="0" w:space="0" w:color="auto"/>
      </w:divBdr>
    </w:div>
    <w:div w:id="601228109">
      <w:bodyDiv w:val="1"/>
      <w:marLeft w:val="0"/>
      <w:marRight w:val="0"/>
      <w:marTop w:val="0"/>
      <w:marBottom w:val="0"/>
      <w:divBdr>
        <w:top w:val="none" w:sz="0" w:space="0" w:color="auto"/>
        <w:left w:val="none" w:sz="0" w:space="0" w:color="auto"/>
        <w:bottom w:val="none" w:sz="0" w:space="0" w:color="auto"/>
        <w:right w:val="none" w:sz="0" w:space="0" w:color="auto"/>
      </w:divBdr>
    </w:div>
    <w:div w:id="603924975">
      <w:bodyDiv w:val="1"/>
      <w:marLeft w:val="0"/>
      <w:marRight w:val="0"/>
      <w:marTop w:val="0"/>
      <w:marBottom w:val="0"/>
      <w:divBdr>
        <w:top w:val="none" w:sz="0" w:space="0" w:color="auto"/>
        <w:left w:val="none" w:sz="0" w:space="0" w:color="auto"/>
        <w:bottom w:val="none" w:sz="0" w:space="0" w:color="auto"/>
        <w:right w:val="none" w:sz="0" w:space="0" w:color="auto"/>
      </w:divBdr>
    </w:div>
    <w:div w:id="605233383">
      <w:bodyDiv w:val="1"/>
      <w:marLeft w:val="0"/>
      <w:marRight w:val="0"/>
      <w:marTop w:val="0"/>
      <w:marBottom w:val="0"/>
      <w:divBdr>
        <w:top w:val="none" w:sz="0" w:space="0" w:color="auto"/>
        <w:left w:val="none" w:sz="0" w:space="0" w:color="auto"/>
        <w:bottom w:val="none" w:sz="0" w:space="0" w:color="auto"/>
        <w:right w:val="none" w:sz="0" w:space="0" w:color="auto"/>
      </w:divBdr>
    </w:div>
    <w:div w:id="605583184">
      <w:bodyDiv w:val="1"/>
      <w:marLeft w:val="0"/>
      <w:marRight w:val="0"/>
      <w:marTop w:val="0"/>
      <w:marBottom w:val="0"/>
      <w:divBdr>
        <w:top w:val="none" w:sz="0" w:space="0" w:color="auto"/>
        <w:left w:val="none" w:sz="0" w:space="0" w:color="auto"/>
        <w:bottom w:val="none" w:sz="0" w:space="0" w:color="auto"/>
        <w:right w:val="none" w:sz="0" w:space="0" w:color="auto"/>
      </w:divBdr>
    </w:div>
    <w:div w:id="609317287">
      <w:bodyDiv w:val="1"/>
      <w:marLeft w:val="0"/>
      <w:marRight w:val="0"/>
      <w:marTop w:val="0"/>
      <w:marBottom w:val="0"/>
      <w:divBdr>
        <w:top w:val="none" w:sz="0" w:space="0" w:color="auto"/>
        <w:left w:val="none" w:sz="0" w:space="0" w:color="auto"/>
        <w:bottom w:val="none" w:sz="0" w:space="0" w:color="auto"/>
        <w:right w:val="none" w:sz="0" w:space="0" w:color="auto"/>
      </w:divBdr>
    </w:div>
    <w:div w:id="611206369">
      <w:bodyDiv w:val="1"/>
      <w:marLeft w:val="0"/>
      <w:marRight w:val="0"/>
      <w:marTop w:val="0"/>
      <w:marBottom w:val="0"/>
      <w:divBdr>
        <w:top w:val="none" w:sz="0" w:space="0" w:color="auto"/>
        <w:left w:val="none" w:sz="0" w:space="0" w:color="auto"/>
        <w:bottom w:val="none" w:sz="0" w:space="0" w:color="auto"/>
        <w:right w:val="none" w:sz="0" w:space="0" w:color="auto"/>
      </w:divBdr>
    </w:div>
    <w:div w:id="617104132">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755790">
      <w:bodyDiv w:val="1"/>
      <w:marLeft w:val="0"/>
      <w:marRight w:val="0"/>
      <w:marTop w:val="0"/>
      <w:marBottom w:val="0"/>
      <w:divBdr>
        <w:top w:val="none" w:sz="0" w:space="0" w:color="auto"/>
        <w:left w:val="none" w:sz="0" w:space="0" w:color="auto"/>
        <w:bottom w:val="none" w:sz="0" w:space="0" w:color="auto"/>
        <w:right w:val="none" w:sz="0" w:space="0" w:color="auto"/>
      </w:divBdr>
    </w:div>
    <w:div w:id="619531948">
      <w:bodyDiv w:val="1"/>
      <w:marLeft w:val="0"/>
      <w:marRight w:val="0"/>
      <w:marTop w:val="0"/>
      <w:marBottom w:val="0"/>
      <w:divBdr>
        <w:top w:val="none" w:sz="0" w:space="0" w:color="auto"/>
        <w:left w:val="none" w:sz="0" w:space="0" w:color="auto"/>
        <w:bottom w:val="none" w:sz="0" w:space="0" w:color="auto"/>
        <w:right w:val="none" w:sz="0" w:space="0" w:color="auto"/>
      </w:divBdr>
    </w:div>
    <w:div w:id="620692315">
      <w:bodyDiv w:val="1"/>
      <w:marLeft w:val="0"/>
      <w:marRight w:val="0"/>
      <w:marTop w:val="0"/>
      <w:marBottom w:val="0"/>
      <w:divBdr>
        <w:top w:val="none" w:sz="0" w:space="0" w:color="auto"/>
        <w:left w:val="none" w:sz="0" w:space="0" w:color="auto"/>
        <w:bottom w:val="none" w:sz="0" w:space="0" w:color="auto"/>
        <w:right w:val="none" w:sz="0" w:space="0" w:color="auto"/>
      </w:divBdr>
    </w:div>
    <w:div w:id="628127598">
      <w:bodyDiv w:val="1"/>
      <w:marLeft w:val="0"/>
      <w:marRight w:val="0"/>
      <w:marTop w:val="0"/>
      <w:marBottom w:val="0"/>
      <w:divBdr>
        <w:top w:val="none" w:sz="0" w:space="0" w:color="auto"/>
        <w:left w:val="none" w:sz="0" w:space="0" w:color="auto"/>
        <w:bottom w:val="none" w:sz="0" w:space="0" w:color="auto"/>
        <w:right w:val="none" w:sz="0" w:space="0" w:color="auto"/>
      </w:divBdr>
    </w:div>
    <w:div w:id="631249981">
      <w:bodyDiv w:val="1"/>
      <w:marLeft w:val="0"/>
      <w:marRight w:val="0"/>
      <w:marTop w:val="0"/>
      <w:marBottom w:val="0"/>
      <w:divBdr>
        <w:top w:val="none" w:sz="0" w:space="0" w:color="auto"/>
        <w:left w:val="none" w:sz="0" w:space="0" w:color="auto"/>
        <w:bottom w:val="none" w:sz="0" w:space="0" w:color="auto"/>
        <w:right w:val="none" w:sz="0" w:space="0" w:color="auto"/>
      </w:divBdr>
    </w:div>
    <w:div w:id="638418095">
      <w:bodyDiv w:val="1"/>
      <w:marLeft w:val="0"/>
      <w:marRight w:val="0"/>
      <w:marTop w:val="0"/>
      <w:marBottom w:val="0"/>
      <w:divBdr>
        <w:top w:val="none" w:sz="0" w:space="0" w:color="auto"/>
        <w:left w:val="none" w:sz="0" w:space="0" w:color="auto"/>
        <w:bottom w:val="none" w:sz="0" w:space="0" w:color="auto"/>
        <w:right w:val="none" w:sz="0" w:space="0" w:color="auto"/>
      </w:divBdr>
    </w:div>
    <w:div w:id="641740048">
      <w:bodyDiv w:val="1"/>
      <w:marLeft w:val="0"/>
      <w:marRight w:val="0"/>
      <w:marTop w:val="0"/>
      <w:marBottom w:val="0"/>
      <w:divBdr>
        <w:top w:val="none" w:sz="0" w:space="0" w:color="auto"/>
        <w:left w:val="none" w:sz="0" w:space="0" w:color="auto"/>
        <w:bottom w:val="none" w:sz="0" w:space="0" w:color="auto"/>
        <w:right w:val="none" w:sz="0" w:space="0" w:color="auto"/>
      </w:divBdr>
    </w:div>
    <w:div w:id="642540513">
      <w:bodyDiv w:val="1"/>
      <w:marLeft w:val="0"/>
      <w:marRight w:val="0"/>
      <w:marTop w:val="0"/>
      <w:marBottom w:val="0"/>
      <w:divBdr>
        <w:top w:val="none" w:sz="0" w:space="0" w:color="auto"/>
        <w:left w:val="none" w:sz="0" w:space="0" w:color="auto"/>
        <w:bottom w:val="none" w:sz="0" w:space="0" w:color="auto"/>
        <w:right w:val="none" w:sz="0" w:space="0" w:color="auto"/>
      </w:divBdr>
    </w:div>
    <w:div w:id="643585477">
      <w:bodyDiv w:val="1"/>
      <w:marLeft w:val="0"/>
      <w:marRight w:val="0"/>
      <w:marTop w:val="0"/>
      <w:marBottom w:val="0"/>
      <w:divBdr>
        <w:top w:val="none" w:sz="0" w:space="0" w:color="auto"/>
        <w:left w:val="none" w:sz="0" w:space="0" w:color="auto"/>
        <w:bottom w:val="none" w:sz="0" w:space="0" w:color="auto"/>
        <w:right w:val="none" w:sz="0" w:space="0" w:color="auto"/>
      </w:divBdr>
    </w:div>
    <w:div w:id="646009713">
      <w:bodyDiv w:val="1"/>
      <w:marLeft w:val="0"/>
      <w:marRight w:val="0"/>
      <w:marTop w:val="0"/>
      <w:marBottom w:val="0"/>
      <w:divBdr>
        <w:top w:val="none" w:sz="0" w:space="0" w:color="auto"/>
        <w:left w:val="none" w:sz="0" w:space="0" w:color="auto"/>
        <w:bottom w:val="none" w:sz="0" w:space="0" w:color="auto"/>
        <w:right w:val="none" w:sz="0" w:space="0" w:color="auto"/>
      </w:divBdr>
    </w:div>
    <w:div w:id="649748707">
      <w:bodyDiv w:val="1"/>
      <w:marLeft w:val="0"/>
      <w:marRight w:val="0"/>
      <w:marTop w:val="0"/>
      <w:marBottom w:val="0"/>
      <w:divBdr>
        <w:top w:val="none" w:sz="0" w:space="0" w:color="auto"/>
        <w:left w:val="none" w:sz="0" w:space="0" w:color="auto"/>
        <w:bottom w:val="none" w:sz="0" w:space="0" w:color="auto"/>
        <w:right w:val="none" w:sz="0" w:space="0" w:color="auto"/>
      </w:divBdr>
    </w:div>
    <w:div w:id="652607773">
      <w:bodyDiv w:val="1"/>
      <w:marLeft w:val="0"/>
      <w:marRight w:val="0"/>
      <w:marTop w:val="0"/>
      <w:marBottom w:val="0"/>
      <w:divBdr>
        <w:top w:val="none" w:sz="0" w:space="0" w:color="auto"/>
        <w:left w:val="none" w:sz="0" w:space="0" w:color="auto"/>
        <w:bottom w:val="none" w:sz="0" w:space="0" w:color="auto"/>
        <w:right w:val="none" w:sz="0" w:space="0" w:color="auto"/>
      </w:divBdr>
    </w:div>
    <w:div w:id="660501891">
      <w:bodyDiv w:val="1"/>
      <w:marLeft w:val="0"/>
      <w:marRight w:val="0"/>
      <w:marTop w:val="0"/>
      <w:marBottom w:val="0"/>
      <w:divBdr>
        <w:top w:val="none" w:sz="0" w:space="0" w:color="auto"/>
        <w:left w:val="none" w:sz="0" w:space="0" w:color="auto"/>
        <w:bottom w:val="none" w:sz="0" w:space="0" w:color="auto"/>
        <w:right w:val="none" w:sz="0" w:space="0" w:color="auto"/>
      </w:divBdr>
    </w:div>
    <w:div w:id="665716840">
      <w:bodyDiv w:val="1"/>
      <w:marLeft w:val="0"/>
      <w:marRight w:val="0"/>
      <w:marTop w:val="0"/>
      <w:marBottom w:val="0"/>
      <w:divBdr>
        <w:top w:val="none" w:sz="0" w:space="0" w:color="auto"/>
        <w:left w:val="none" w:sz="0" w:space="0" w:color="auto"/>
        <w:bottom w:val="none" w:sz="0" w:space="0" w:color="auto"/>
        <w:right w:val="none" w:sz="0" w:space="0" w:color="auto"/>
      </w:divBdr>
    </w:div>
    <w:div w:id="665788593">
      <w:bodyDiv w:val="1"/>
      <w:marLeft w:val="0"/>
      <w:marRight w:val="0"/>
      <w:marTop w:val="0"/>
      <w:marBottom w:val="0"/>
      <w:divBdr>
        <w:top w:val="none" w:sz="0" w:space="0" w:color="auto"/>
        <w:left w:val="none" w:sz="0" w:space="0" w:color="auto"/>
        <w:bottom w:val="none" w:sz="0" w:space="0" w:color="auto"/>
        <w:right w:val="none" w:sz="0" w:space="0" w:color="auto"/>
      </w:divBdr>
    </w:div>
    <w:div w:id="670255794">
      <w:bodyDiv w:val="1"/>
      <w:marLeft w:val="0"/>
      <w:marRight w:val="0"/>
      <w:marTop w:val="0"/>
      <w:marBottom w:val="0"/>
      <w:divBdr>
        <w:top w:val="none" w:sz="0" w:space="0" w:color="auto"/>
        <w:left w:val="none" w:sz="0" w:space="0" w:color="auto"/>
        <w:bottom w:val="none" w:sz="0" w:space="0" w:color="auto"/>
        <w:right w:val="none" w:sz="0" w:space="0" w:color="auto"/>
      </w:divBdr>
    </w:div>
    <w:div w:id="673263905">
      <w:bodyDiv w:val="1"/>
      <w:marLeft w:val="0"/>
      <w:marRight w:val="0"/>
      <w:marTop w:val="0"/>
      <w:marBottom w:val="0"/>
      <w:divBdr>
        <w:top w:val="none" w:sz="0" w:space="0" w:color="auto"/>
        <w:left w:val="none" w:sz="0" w:space="0" w:color="auto"/>
        <w:bottom w:val="none" w:sz="0" w:space="0" w:color="auto"/>
        <w:right w:val="none" w:sz="0" w:space="0" w:color="auto"/>
      </w:divBdr>
    </w:div>
    <w:div w:id="673920191">
      <w:bodyDiv w:val="1"/>
      <w:marLeft w:val="0"/>
      <w:marRight w:val="0"/>
      <w:marTop w:val="0"/>
      <w:marBottom w:val="0"/>
      <w:divBdr>
        <w:top w:val="none" w:sz="0" w:space="0" w:color="auto"/>
        <w:left w:val="none" w:sz="0" w:space="0" w:color="auto"/>
        <w:bottom w:val="none" w:sz="0" w:space="0" w:color="auto"/>
        <w:right w:val="none" w:sz="0" w:space="0" w:color="auto"/>
      </w:divBdr>
    </w:div>
    <w:div w:id="681855002">
      <w:bodyDiv w:val="1"/>
      <w:marLeft w:val="0"/>
      <w:marRight w:val="0"/>
      <w:marTop w:val="0"/>
      <w:marBottom w:val="0"/>
      <w:divBdr>
        <w:top w:val="none" w:sz="0" w:space="0" w:color="auto"/>
        <w:left w:val="none" w:sz="0" w:space="0" w:color="auto"/>
        <w:bottom w:val="none" w:sz="0" w:space="0" w:color="auto"/>
        <w:right w:val="none" w:sz="0" w:space="0" w:color="auto"/>
      </w:divBdr>
    </w:div>
    <w:div w:id="686757377">
      <w:bodyDiv w:val="1"/>
      <w:marLeft w:val="0"/>
      <w:marRight w:val="0"/>
      <w:marTop w:val="0"/>
      <w:marBottom w:val="0"/>
      <w:divBdr>
        <w:top w:val="none" w:sz="0" w:space="0" w:color="auto"/>
        <w:left w:val="none" w:sz="0" w:space="0" w:color="auto"/>
        <w:bottom w:val="none" w:sz="0" w:space="0" w:color="auto"/>
        <w:right w:val="none" w:sz="0" w:space="0" w:color="auto"/>
      </w:divBdr>
    </w:div>
    <w:div w:id="688265308">
      <w:bodyDiv w:val="1"/>
      <w:marLeft w:val="0"/>
      <w:marRight w:val="0"/>
      <w:marTop w:val="0"/>
      <w:marBottom w:val="0"/>
      <w:divBdr>
        <w:top w:val="none" w:sz="0" w:space="0" w:color="auto"/>
        <w:left w:val="none" w:sz="0" w:space="0" w:color="auto"/>
        <w:bottom w:val="none" w:sz="0" w:space="0" w:color="auto"/>
        <w:right w:val="none" w:sz="0" w:space="0" w:color="auto"/>
      </w:divBdr>
    </w:div>
    <w:div w:id="688603063">
      <w:bodyDiv w:val="1"/>
      <w:marLeft w:val="0"/>
      <w:marRight w:val="0"/>
      <w:marTop w:val="0"/>
      <w:marBottom w:val="0"/>
      <w:divBdr>
        <w:top w:val="none" w:sz="0" w:space="0" w:color="auto"/>
        <w:left w:val="none" w:sz="0" w:space="0" w:color="auto"/>
        <w:bottom w:val="none" w:sz="0" w:space="0" w:color="auto"/>
        <w:right w:val="none" w:sz="0" w:space="0" w:color="auto"/>
      </w:divBdr>
    </w:div>
    <w:div w:id="688723779">
      <w:bodyDiv w:val="1"/>
      <w:marLeft w:val="0"/>
      <w:marRight w:val="0"/>
      <w:marTop w:val="0"/>
      <w:marBottom w:val="0"/>
      <w:divBdr>
        <w:top w:val="none" w:sz="0" w:space="0" w:color="auto"/>
        <w:left w:val="none" w:sz="0" w:space="0" w:color="auto"/>
        <w:bottom w:val="none" w:sz="0" w:space="0" w:color="auto"/>
        <w:right w:val="none" w:sz="0" w:space="0" w:color="auto"/>
      </w:divBdr>
    </w:div>
    <w:div w:id="690452325">
      <w:bodyDiv w:val="1"/>
      <w:marLeft w:val="0"/>
      <w:marRight w:val="0"/>
      <w:marTop w:val="0"/>
      <w:marBottom w:val="0"/>
      <w:divBdr>
        <w:top w:val="none" w:sz="0" w:space="0" w:color="auto"/>
        <w:left w:val="none" w:sz="0" w:space="0" w:color="auto"/>
        <w:bottom w:val="none" w:sz="0" w:space="0" w:color="auto"/>
        <w:right w:val="none" w:sz="0" w:space="0" w:color="auto"/>
      </w:divBdr>
    </w:div>
    <w:div w:id="697242380">
      <w:bodyDiv w:val="1"/>
      <w:marLeft w:val="0"/>
      <w:marRight w:val="0"/>
      <w:marTop w:val="0"/>
      <w:marBottom w:val="0"/>
      <w:divBdr>
        <w:top w:val="none" w:sz="0" w:space="0" w:color="auto"/>
        <w:left w:val="none" w:sz="0" w:space="0" w:color="auto"/>
        <w:bottom w:val="none" w:sz="0" w:space="0" w:color="auto"/>
        <w:right w:val="none" w:sz="0" w:space="0" w:color="auto"/>
      </w:divBdr>
    </w:div>
    <w:div w:id="698970667">
      <w:bodyDiv w:val="1"/>
      <w:marLeft w:val="0"/>
      <w:marRight w:val="0"/>
      <w:marTop w:val="0"/>
      <w:marBottom w:val="0"/>
      <w:divBdr>
        <w:top w:val="none" w:sz="0" w:space="0" w:color="auto"/>
        <w:left w:val="none" w:sz="0" w:space="0" w:color="auto"/>
        <w:bottom w:val="none" w:sz="0" w:space="0" w:color="auto"/>
        <w:right w:val="none" w:sz="0" w:space="0" w:color="auto"/>
      </w:divBdr>
    </w:div>
    <w:div w:id="702633260">
      <w:bodyDiv w:val="1"/>
      <w:marLeft w:val="0"/>
      <w:marRight w:val="0"/>
      <w:marTop w:val="0"/>
      <w:marBottom w:val="0"/>
      <w:divBdr>
        <w:top w:val="none" w:sz="0" w:space="0" w:color="auto"/>
        <w:left w:val="none" w:sz="0" w:space="0" w:color="auto"/>
        <w:bottom w:val="none" w:sz="0" w:space="0" w:color="auto"/>
        <w:right w:val="none" w:sz="0" w:space="0" w:color="auto"/>
      </w:divBdr>
    </w:div>
    <w:div w:id="706875888">
      <w:bodyDiv w:val="1"/>
      <w:marLeft w:val="0"/>
      <w:marRight w:val="0"/>
      <w:marTop w:val="0"/>
      <w:marBottom w:val="0"/>
      <w:divBdr>
        <w:top w:val="none" w:sz="0" w:space="0" w:color="auto"/>
        <w:left w:val="none" w:sz="0" w:space="0" w:color="auto"/>
        <w:bottom w:val="none" w:sz="0" w:space="0" w:color="auto"/>
        <w:right w:val="none" w:sz="0" w:space="0" w:color="auto"/>
      </w:divBdr>
    </w:div>
    <w:div w:id="714620795">
      <w:bodyDiv w:val="1"/>
      <w:marLeft w:val="0"/>
      <w:marRight w:val="0"/>
      <w:marTop w:val="0"/>
      <w:marBottom w:val="0"/>
      <w:divBdr>
        <w:top w:val="none" w:sz="0" w:space="0" w:color="auto"/>
        <w:left w:val="none" w:sz="0" w:space="0" w:color="auto"/>
        <w:bottom w:val="none" w:sz="0" w:space="0" w:color="auto"/>
        <w:right w:val="none" w:sz="0" w:space="0" w:color="auto"/>
      </w:divBdr>
    </w:div>
    <w:div w:id="714937325">
      <w:bodyDiv w:val="1"/>
      <w:marLeft w:val="0"/>
      <w:marRight w:val="0"/>
      <w:marTop w:val="0"/>
      <w:marBottom w:val="0"/>
      <w:divBdr>
        <w:top w:val="none" w:sz="0" w:space="0" w:color="auto"/>
        <w:left w:val="none" w:sz="0" w:space="0" w:color="auto"/>
        <w:bottom w:val="none" w:sz="0" w:space="0" w:color="auto"/>
        <w:right w:val="none" w:sz="0" w:space="0" w:color="auto"/>
      </w:divBdr>
    </w:div>
    <w:div w:id="716011590">
      <w:bodyDiv w:val="1"/>
      <w:marLeft w:val="0"/>
      <w:marRight w:val="0"/>
      <w:marTop w:val="0"/>
      <w:marBottom w:val="0"/>
      <w:divBdr>
        <w:top w:val="none" w:sz="0" w:space="0" w:color="auto"/>
        <w:left w:val="none" w:sz="0" w:space="0" w:color="auto"/>
        <w:bottom w:val="none" w:sz="0" w:space="0" w:color="auto"/>
        <w:right w:val="none" w:sz="0" w:space="0" w:color="auto"/>
      </w:divBdr>
    </w:div>
    <w:div w:id="719086104">
      <w:bodyDiv w:val="1"/>
      <w:marLeft w:val="0"/>
      <w:marRight w:val="0"/>
      <w:marTop w:val="0"/>
      <w:marBottom w:val="0"/>
      <w:divBdr>
        <w:top w:val="none" w:sz="0" w:space="0" w:color="auto"/>
        <w:left w:val="none" w:sz="0" w:space="0" w:color="auto"/>
        <w:bottom w:val="none" w:sz="0" w:space="0" w:color="auto"/>
        <w:right w:val="none" w:sz="0" w:space="0" w:color="auto"/>
      </w:divBdr>
    </w:div>
    <w:div w:id="725759958">
      <w:bodyDiv w:val="1"/>
      <w:marLeft w:val="0"/>
      <w:marRight w:val="0"/>
      <w:marTop w:val="0"/>
      <w:marBottom w:val="0"/>
      <w:divBdr>
        <w:top w:val="none" w:sz="0" w:space="0" w:color="auto"/>
        <w:left w:val="none" w:sz="0" w:space="0" w:color="auto"/>
        <w:bottom w:val="none" w:sz="0" w:space="0" w:color="auto"/>
        <w:right w:val="none" w:sz="0" w:space="0" w:color="auto"/>
      </w:divBdr>
    </w:div>
    <w:div w:id="738602266">
      <w:bodyDiv w:val="1"/>
      <w:marLeft w:val="0"/>
      <w:marRight w:val="0"/>
      <w:marTop w:val="0"/>
      <w:marBottom w:val="0"/>
      <w:divBdr>
        <w:top w:val="none" w:sz="0" w:space="0" w:color="auto"/>
        <w:left w:val="none" w:sz="0" w:space="0" w:color="auto"/>
        <w:bottom w:val="none" w:sz="0" w:space="0" w:color="auto"/>
        <w:right w:val="none" w:sz="0" w:space="0" w:color="auto"/>
      </w:divBdr>
    </w:div>
    <w:div w:id="738947190">
      <w:bodyDiv w:val="1"/>
      <w:marLeft w:val="0"/>
      <w:marRight w:val="0"/>
      <w:marTop w:val="0"/>
      <w:marBottom w:val="0"/>
      <w:divBdr>
        <w:top w:val="none" w:sz="0" w:space="0" w:color="auto"/>
        <w:left w:val="none" w:sz="0" w:space="0" w:color="auto"/>
        <w:bottom w:val="none" w:sz="0" w:space="0" w:color="auto"/>
        <w:right w:val="none" w:sz="0" w:space="0" w:color="auto"/>
      </w:divBdr>
    </w:div>
    <w:div w:id="749549045">
      <w:bodyDiv w:val="1"/>
      <w:marLeft w:val="0"/>
      <w:marRight w:val="0"/>
      <w:marTop w:val="0"/>
      <w:marBottom w:val="0"/>
      <w:divBdr>
        <w:top w:val="none" w:sz="0" w:space="0" w:color="auto"/>
        <w:left w:val="none" w:sz="0" w:space="0" w:color="auto"/>
        <w:bottom w:val="none" w:sz="0" w:space="0" w:color="auto"/>
        <w:right w:val="none" w:sz="0" w:space="0" w:color="auto"/>
      </w:divBdr>
    </w:div>
    <w:div w:id="752552952">
      <w:bodyDiv w:val="1"/>
      <w:marLeft w:val="0"/>
      <w:marRight w:val="0"/>
      <w:marTop w:val="0"/>
      <w:marBottom w:val="0"/>
      <w:divBdr>
        <w:top w:val="none" w:sz="0" w:space="0" w:color="auto"/>
        <w:left w:val="none" w:sz="0" w:space="0" w:color="auto"/>
        <w:bottom w:val="none" w:sz="0" w:space="0" w:color="auto"/>
        <w:right w:val="none" w:sz="0" w:space="0" w:color="auto"/>
      </w:divBdr>
    </w:div>
    <w:div w:id="756051590">
      <w:bodyDiv w:val="1"/>
      <w:marLeft w:val="0"/>
      <w:marRight w:val="0"/>
      <w:marTop w:val="0"/>
      <w:marBottom w:val="0"/>
      <w:divBdr>
        <w:top w:val="none" w:sz="0" w:space="0" w:color="auto"/>
        <w:left w:val="none" w:sz="0" w:space="0" w:color="auto"/>
        <w:bottom w:val="none" w:sz="0" w:space="0" w:color="auto"/>
        <w:right w:val="none" w:sz="0" w:space="0" w:color="auto"/>
      </w:divBdr>
    </w:div>
    <w:div w:id="760755198">
      <w:bodyDiv w:val="1"/>
      <w:marLeft w:val="0"/>
      <w:marRight w:val="0"/>
      <w:marTop w:val="0"/>
      <w:marBottom w:val="0"/>
      <w:divBdr>
        <w:top w:val="none" w:sz="0" w:space="0" w:color="auto"/>
        <w:left w:val="none" w:sz="0" w:space="0" w:color="auto"/>
        <w:bottom w:val="none" w:sz="0" w:space="0" w:color="auto"/>
        <w:right w:val="none" w:sz="0" w:space="0" w:color="auto"/>
      </w:divBdr>
    </w:div>
    <w:div w:id="761343270">
      <w:bodyDiv w:val="1"/>
      <w:marLeft w:val="0"/>
      <w:marRight w:val="0"/>
      <w:marTop w:val="0"/>
      <w:marBottom w:val="0"/>
      <w:divBdr>
        <w:top w:val="none" w:sz="0" w:space="0" w:color="auto"/>
        <w:left w:val="none" w:sz="0" w:space="0" w:color="auto"/>
        <w:bottom w:val="none" w:sz="0" w:space="0" w:color="auto"/>
        <w:right w:val="none" w:sz="0" w:space="0" w:color="auto"/>
      </w:divBdr>
    </w:div>
    <w:div w:id="762339795">
      <w:bodyDiv w:val="1"/>
      <w:marLeft w:val="0"/>
      <w:marRight w:val="0"/>
      <w:marTop w:val="0"/>
      <w:marBottom w:val="0"/>
      <w:divBdr>
        <w:top w:val="none" w:sz="0" w:space="0" w:color="auto"/>
        <w:left w:val="none" w:sz="0" w:space="0" w:color="auto"/>
        <w:bottom w:val="none" w:sz="0" w:space="0" w:color="auto"/>
        <w:right w:val="none" w:sz="0" w:space="0" w:color="auto"/>
      </w:divBdr>
    </w:div>
    <w:div w:id="767971100">
      <w:bodyDiv w:val="1"/>
      <w:marLeft w:val="0"/>
      <w:marRight w:val="0"/>
      <w:marTop w:val="0"/>
      <w:marBottom w:val="0"/>
      <w:divBdr>
        <w:top w:val="none" w:sz="0" w:space="0" w:color="auto"/>
        <w:left w:val="none" w:sz="0" w:space="0" w:color="auto"/>
        <w:bottom w:val="none" w:sz="0" w:space="0" w:color="auto"/>
        <w:right w:val="none" w:sz="0" w:space="0" w:color="auto"/>
      </w:divBdr>
    </w:div>
    <w:div w:id="769549001">
      <w:bodyDiv w:val="1"/>
      <w:marLeft w:val="0"/>
      <w:marRight w:val="0"/>
      <w:marTop w:val="0"/>
      <w:marBottom w:val="0"/>
      <w:divBdr>
        <w:top w:val="none" w:sz="0" w:space="0" w:color="auto"/>
        <w:left w:val="none" w:sz="0" w:space="0" w:color="auto"/>
        <w:bottom w:val="none" w:sz="0" w:space="0" w:color="auto"/>
        <w:right w:val="none" w:sz="0" w:space="0" w:color="auto"/>
      </w:divBdr>
    </w:div>
    <w:div w:id="771974777">
      <w:bodyDiv w:val="1"/>
      <w:marLeft w:val="0"/>
      <w:marRight w:val="0"/>
      <w:marTop w:val="0"/>
      <w:marBottom w:val="0"/>
      <w:divBdr>
        <w:top w:val="none" w:sz="0" w:space="0" w:color="auto"/>
        <w:left w:val="none" w:sz="0" w:space="0" w:color="auto"/>
        <w:bottom w:val="none" w:sz="0" w:space="0" w:color="auto"/>
        <w:right w:val="none" w:sz="0" w:space="0" w:color="auto"/>
      </w:divBdr>
    </w:div>
    <w:div w:id="782505089">
      <w:bodyDiv w:val="1"/>
      <w:marLeft w:val="0"/>
      <w:marRight w:val="0"/>
      <w:marTop w:val="0"/>
      <w:marBottom w:val="0"/>
      <w:divBdr>
        <w:top w:val="none" w:sz="0" w:space="0" w:color="auto"/>
        <w:left w:val="none" w:sz="0" w:space="0" w:color="auto"/>
        <w:bottom w:val="none" w:sz="0" w:space="0" w:color="auto"/>
        <w:right w:val="none" w:sz="0" w:space="0" w:color="auto"/>
      </w:divBdr>
    </w:div>
    <w:div w:id="783377867">
      <w:bodyDiv w:val="1"/>
      <w:marLeft w:val="0"/>
      <w:marRight w:val="0"/>
      <w:marTop w:val="0"/>
      <w:marBottom w:val="0"/>
      <w:divBdr>
        <w:top w:val="none" w:sz="0" w:space="0" w:color="auto"/>
        <w:left w:val="none" w:sz="0" w:space="0" w:color="auto"/>
        <w:bottom w:val="none" w:sz="0" w:space="0" w:color="auto"/>
        <w:right w:val="none" w:sz="0" w:space="0" w:color="auto"/>
      </w:divBdr>
    </w:div>
    <w:div w:id="784235297">
      <w:bodyDiv w:val="1"/>
      <w:marLeft w:val="0"/>
      <w:marRight w:val="0"/>
      <w:marTop w:val="0"/>
      <w:marBottom w:val="0"/>
      <w:divBdr>
        <w:top w:val="none" w:sz="0" w:space="0" w:color="auto"/>
        <w:left w:val="none" w:sz="0" w:space="0" w:color="auto"/>
        <w:bottom w:val="none" w:sz="0" w:space="0" w:color="auto"/>
        <w:right w:val="none" w:sz="0" w:space="0" w:color="auto"/>
      </w:divBdr>
    </w:div>
    <w:div w:id="789203715">
      <w:bodyDiv w:val="1"/>
      <w:marLeft w:val="0"/>
      <w:marRight w:val="0"/>
      <w:marTop w:val="0"/>
      <w:marBottom w:val="0"/>
      <w:divBdr>
        <w:top w:val="none" w:sz="0" w:space="0" w:color="auto"/>
        <w:left w:val="none" w:sz="0" w:space="0" w:color="auto"/>
        <w:bottom w:val="none" w:sz="0" w:space="0" w:color="auto"/>
        <w:right w:val="none" w:sz="0" w:space="0" w:color="auto"/>
      </w:divBdr>
    </w:div>
    <w:div w:id="793719807">
      <w:bodyDiv w:val="1"/>
      <w:marLeft w:val="0"/>
      <w:marRight w:val="0"/>
      <w:marTop w:val="0"/>
      <w:marBottom w:val="0"/>
      <w:divBdr>
        <w:top w:val="none" w:sz="0" w:space="0" w:color="auto"/>
        <w:left w:val="none" w:sz="0" w:space="0" w:color="auto"/>
        <w:bottom w:val="none" w:sz="0" w:space="0" w:color="auto"/>
        <w:right w:val="none" w:sz="0" w:space="0" w:color="auto"/>
      </w:divBdr>
    </w:div>
    <w:div w:id="796142592">
      <w:bodyDiv w:val="1"/>
      <w:marLeft w:val="0"/>
      <w:marRight w:val="0"/>
      <w:marTop w:val="0"/>
      <w:marBottom w:val="0"/>
      <w:divBdr>
        <w:top w:val="none" w:sz="0" w:space="0" w:color="auto"/>
        <w:left w:val="none" w:sz="0" w:space="0" w:color="auto"/>
        <w:bottom w:val="none" w:sz="0" w:space="0" w:color="auto"/>
        <w:right w:val="none" w:sz="0" w:space="0" w:color="auto"/>
      </w:divBdr>
    </w:div>
    <w:div w:id="796603125">
      <w:bodyDiv w:val="1"/>
      <w:marLeft w:val="0"/>
      <w:marRight w:val="0"/>
      <w:marTop w:val="0"/>
      <w:marBottom w:val="0"/>
      <w:divBdr>
        <w:top w:val="none" w:sz="0" w:space="0" w:color="auto"/>
        <w:left w:val="none" w:sz="0" w:space="0" w:color="auto"/>
        <w:bottom w:val="none" w:sz="0" w:space="0" w:color="auto"/>
        <w:right w:val="none" w:sz="0" w:space="0" w:color="auto"/>
      </w:divBdr>
    </w:div>
    <w:div w:id="798452598">
      <w:bodyDiv w:val="1"/>
      <w:marLeft w:val="0"/>
      <w:marRight w:val="0"/>
      <w:marTop w:val="0"/>
      <w:marBottom w:val="0"/>
      <w:divBdr>
        <w:top w:val="none" w:sz="0" w:space="0" w:color="auto"/>
        <w:left w:val="none" w:sz="0" w:space="0" w:color="auto"/>
        <w:bottom w:val="none" w:sz="0" w:space="0" w:color="auto"/>
        <w:right w:val="none" w:sz="0" w:space="0" w:color="auto"/>
      </w:divBdr>
    </w:div>
    <w:div w:id="801383536">
      <w:bodyDiv w:val="1"/>
      <w:marLeft w:val="0"/>
      <w:marRight w:val="0"/>
      <w:marTop w:val="0"/>
      <w:marBottom w:val="0"/>
      <w:divBdr>
        <w:top w:val="none" w:sz="0" w:space="0" w:color="auto"/>
        <w:left w:val="none" w:sz="0" w:space="0" w:color="auto"/>
        <w:bottom w:val="none" w:sz="0" w:space="0" w:color="auto"/>
        <w:right w:val="none" w:sz="0" w:space="0" w:color="auto"/>
      </w:divBdr>
    </w:div>
    <w:div w:id="806976297">
      <w:bodyDiv w:val="1"/>
      <w:marLeft w:val="0"/>
      <w:marRight w:val="0"/>
      <w:marTop w:val="0"/>
      <w:marBottom w:val="0"/>
      <w:divBdr>
        <w:top w:val="none" w:sz="0" w:space="0" w:color="auto"/>
        <w:left w:val="none" w:sz="0" w:space="0" w:color="auto"/>
        <w:bottom w:val="none" w:sz="0" w:space="0" w:color="auto"/>
        <w:right w:val="none" w:sz="0" w:space="0" w:color="auto"/>
      </w:divBdr>
    </w:div>
    <w:div w:id="808547121">
      <w:bodyDiv w:val="1"/>
      <w:marLeft w:val="0"/>
      <w:marRight w:val="0"/>
      <w:marTop w:val="0"/>
      <w:marBottom w:val="0"/>
      <w:divBdr>
        <w:top w:val="none" w:sz="0" w:space="0" w:color="auto"/>
        <w:left w:val="none" w:sz="0" w:space="0" w:color="auto"/>
        <w:bottom w:val="none" w:sz="0" w:space="0" w:color="auto"/>
        <w:right w:val="none" w:sz="0" w:space="0" w:color="auto"/>
      </w:divBdr>
    </w:div>
    <w:div w:id="815414358">
      <w:bodyDiv w:val="1"/>
      <w:marLeft w:val="0"/>
      <w:marRight w:val="0"/>
      <w:marTop w:val="0"/>
      <w:marBottom w:val="0"/>
      <w:divBdr>
        <w:top w:val="none" w:sz="0" w:space="0" w:color="auto"/>
        <w:left w:val="none" w:sz="0" w:space="0" w:color="auto"/>
        <w:bottom w:val="none" w:sz="0" w:space="0" w:color="auto"/>
        <w:right w:val="none" w:sz="0" w:space="0" w:color="auto"/>
      </w:divBdr>
    </w:div>
    <w:div w:id="818956562">
      <w:bodyDiv w:val="1"/>
      <w:marLeft w:val="0"/>
      <w:marRight w:val="0"/>
      <w:marTop w:val="0"/>
      <w:marBottom w:val="0"/>
      <w:divBdr>
        <w:top w:val="none" w:sz="0" w:space="0" w:color="auto"/>
        <w:left w:val="none" w:sz="0" w:space="0" w:color="auto"/>
        <w:bottom w:val="none" w:sz="0" w:space="0" w:color="auto"/>
        <w:right w:val="none" w:sz="0" w:space="0" w:color="auto"/>
      </w:divBdr>
    </w:div>
    <w:div w:id="822040107">
      <w:bodyDiv w:val="1"/>
      <w:marLeft w:val="0"/>
      <w:marRight w:val="0"/>
      <w:marTop w:val="0"/>
      <w:marBottom w:val="0"/>
      <w:divBdr>
        <w:top w:val="none" w:sz="0" w:space="0" w:color="auto"/>
        <w:left w:val="none" w:sz="0" w:space="0" w:color="auto"/>
        <w:bottom w:val="none" w:sz="0" w:space="0" w:color="auto"/>
        <w:right w:val="none" w:sz="0" w:space="0" w:color="auto"/>
      </w:divBdr>
    </w:div>
    <w:div w:id="828207132">
      <w:bodyDiv w:val="1"/>
      <w:marLeft w:val="0"/>
      <w:marRight w:val="0"/>
      <w:marTop w:val="0"/>
      <w:marBottom w:val="0"/>
      <w:divBdr>
        <w:top w:val="none" w:sz="0" w:space="0" w:color="auto"/>
        <w:left w:val="none" w:sz="0" w:space="0" w:color="auto"/>
        <w:bottom w:val="none" w:sz="0" w:space="0" w:color="auto"/>
        <w:right w:val="none" w:sz="0" w:space="0" w:color="auto"/>
      </w:divBdr>
    </w:div>
    <w:div w:id="830632983">
      <w:bodyDiv w:val="1"/>
      <w:marLeft w:val="0"/>
      <w:marRight w:val="0"/>
      <w:marTop w:val="0"/>
      <w:marBottom w:val="0"/>
      <w:divBdr>
        <w:top w:val="none" w:sz="0" w:space="0" w:color="auto"/>
        <w:left w:val="none" w:sz="0" w:space="0" w:color="auto"/>
        <w:bottom w:val="none" w:sz="0" w:space="0" w:color="auto"/>
        <w:right w:val="none" w:sz="0" w:space="0" w:color="auto"/>
      </w:divBdr>
    </w:div>
    <w:div w:id="833381251">
      <w:bodyDiv w:val="1"/>
      <w:marLeft w:val="0"/>
      <w:marRight w:val="0"/>
      <w:marTop w:val="0"/>
      <w:marBottom w:val="0"/>
      <w:divBdr>
        <w:top w:val="none" w:sz="0" w:space="0" w:color="auto"/>
        <w:left w:val="none" w:sz="0" w:space="0" w:color="auto"/>
        <w:bottom w:val="none" w:sz="0" w:space="0" w:color="auto"/>
        <w:right w:val="none" w:sz="0" w:space="0" w:color="auto"/>
      </w:divBdr>
    </w:div>
    <w:div w:id="835456931">
      <w:bodyDiv w:val="1"/>
      <w:marLeft w:val="0"/>
      <w:marRight w:val="0"/>
      <w:marTop w:val="0"/>
      <w:marBottom w:val="0"/>
      <w:divBdr>
        <w:top w:val="none" w:sz="0" w:space="0" w:color="auto"/>
        <w:left w:val="none" w:sz="0" w:space="0" w:color="auto"/>
        <w:bottom w:val="none" w:sz="0" w:space="0" w:color="auto"/>
        <w:right w:val="none" w:sz="0" w:space="0" w:color="auto"/>
      </w:divBdr>
    </w:div>
    <w:div w:id="847330316">
      <w:bodyDiv w:val="1"/>
      <w:marLeft w:val="0"/>
      <w:marRight w:val="0"/>
      <w:marTop w:val="0"/>
      <w:marBottom w:val="0"/>
      <w:divBdr>
        <w:top w:val="none" w:sz="0" w:space="0" w:color="auto"/>
        <w:left w:val="none" w:sz="0" w:space="0" w:color="auto"/>
        <w:bottom w:val="none" w:sz="0" w:space="0" w:color="auto"/>
        <w:right w:val="none" w:sz="0" w:space="0" w:color="auto"/>
      </w:divBdr>
    </w:div>
    <w:div w:id="851801489">
      <w:bodyDiv w:val="1"/>
      <w:marLeft w:val="0"/>
      <w:marRight w:val="0"/>
      <w:marTop w:val="0"/>
      <w:marBottom w:val="0"/>
      <w:divBdr>
        <w:top w:val="none" w:sz="0" w:space="0" w:color="auto"/>
        <w:left w:val="none" w:sz="0" w:space="0" w:color="auto"/>
        <w:bottom w:val="none" w:sz="0" w:space="0" w:color="auto"/>
        <w:right w:val="none" w:sz="0" w:space="0" w:color="auto"/>
      </w:divBdr>
    </w:div>
    <w:div w:id="864906143">
      <w:bodyDiv w:val="1"/>
      <w:marLeft w:val="0"/>
      <w:marRight w:val="0"/>
      <w:marTop w:val="0"/>
      <w:marBottom w:val="0"/>
      <w:divBdr>
        <w:top w:val="none" w:sz="0" w:space="0" w:color="auto"/>
        <w:left w:val="none" w:sz="0" w:space="0" w:color="auto"/>
        <w:bottom w:val="none" w:sz="0" w:space="0" w:color="auto"/>
        <w:right w:val="none" w:sz="0" w:space="0" w:color="auto"/>
      </w:divBdr>
    </w:div>
    <w:div w:id="867530473">
      <w:bodyDiv w:val="1"/>
      <w:marLeft w:val="0"/>
      <w:marRight w:val="0"/>
      <w:marTop w:val="0"/>
      <w:marBottom w:val="0"/>
      <w:divBdr>
        <w:top w:val="none" w:sz="0" w:space="0" w:color="auto"/>
        <w:left w:val="none" w:sz="0" w:space="0" w:color="auto"/>
        <w:bottom w:val="none" w:sz="0" w:space="0" w:color="auto"/>
        <w:right w:val="none" w:sz="0" w:space="0" w:color="auto"/>
      </w:divBdr>
    </w:div>
    <w:div w:id="867717960">
      <w:bodyDiv w:val="1"/>
      <w:marLeft w:val="0"/>
      <w:marRight w:val="0"/>
      <w:marTop w:val="0"/>
      <w:marBottom w:val="0"/>
      <w:divBdr>
        <w:top w:val="none" w:sz="0" w:space="0" w:color="auto"/>
        <w:left w:val="none" w:sz="0" w:space="0" w:color="auto"/>
        <w:bottom w:val="none" w:sz="0" w:space="0" w:color="auto"/>
        <w:right w:val="none" w:sz="0" w:space="0" w:color="auto"/>
      </w:divBdr>
    </w:div>
    <w:div w:id="871503078">
      <w:bodyDiv w:val="1"/>
      <w:marLeft w:val="0"/>
      <w:marRight w:val="0"/>
      <w:marTop w:val="0"/>
      <w:marBottom w:val="0"/>
      <w:divBdr>
        <w:top w:val="none" w:sz="0" w:space="0" w:color="auto"/>
        <w:left w:val="none" w:sz="0" w:space="0" w:color="auto"/>
        <w:bottom w:val="none" w:sz="0" w:space="0" w:color="auto"/>
        <w:right w:val="none" w:sz="0" w:space="0" w:color="auto"/>
      </w:divBdr>
    </w:div>
    <w:div w:id="876623828">
      <w:bodyDiv w:val="1"/>
      <w:marLeft w:val="0"/>
      <w:marRight w:val="0"/>
      <w:marTop w:val="0"/>
      <w:marBottom w:val="0"/>
      <w:divBdr>
        <w:top w:val="none" w:sz="0" w:space="0" w:color="auto"/>
        <w:left w:val="none" w:sz="0" w:space="0" w:color="auto"/>
        <w:bottom w:val="none" w:sz="0" w:space="0" w:color="auto"/>
        <w:right w:val="none" w:sz="0" w:space="0" w:color="auto"/>
      </w:divBdr>
    </w:div>
    <w:div w:id="879172999">
      <w:bodyDiv w:val="1"/>
      <w:marLeft w:val="0"/>
      <w:marRight w:val="0"/>
      <w:marTop w:val="0"/>
      <w:marBottom w:val="0"/>
      <w:divBdr>
        <w:top w:val="none" w:sz="0" w:space="0" w:color="auto"/>
        <w:left w:val="none" w:sz="0" w:space="0" w:color="auto"/>
        <w:bottom w:val="none" w:sz="0" w:space="0" w:color="auto"/>
        <w:right w:val="none" w:sz="0" w:space="0" w:color="auto"/>
      </w:divBdr>
    </w:div>
    <w:div w:id="883174371">
      <w:bodyDiv w:val="1"/>
      <w:marLeft w:val="0"/>
      <w:marRight w:val="0"/>
      <w:marTop w:val="0"/>
      <w:marBottom w:val="0"/>
      <w:divBdr>
        <w:top w:val="none" w:sz="0" w:space="0" w:color="auto"/>
        <w:left w:val="none" w:sz="0" w:space="0" w:color="auto"/>
        <w:bottom w:val="none" w:sz="0" w:space="0" w:color="auto"/>
        <w:right w:val="none" w:sz="0" w:space="0" w:color="auto"/>
      </w:divBdr>
    </w:div>
    <w:div w:id="888686715">
      <w:bodyDiv w:val="1"/>
      <w:marLeft w:val="0"/>
      <w:marRight w:val="0"/>
      <w:marTop w:val="0"/>
      <w:marBottom w:val="0"/>
      <w:divBdr>
        <w:top w:val="none" w:sz="0" w:space="0" w:color="auto"/>
        <w:left w:val="none" w:sz="0" w:space="0" w:color="auto"/>
        <w:bottom w:val="none" w:sz="0" w:space="0" w:color="auto"/>
        <w:right w:val="none" w:sz="0" w:space="0" w:color="auto"/>
      </w:divBdr>
    </w:div>
    <w:div w:id="892892789">
      <w:bodyDiv w:val="1"/>
      <w:marLeft w:val="0"/>
      <w:marRight w:val="0"/>
      <w:marTop w:val="0"/>
      <w:marBottom w:val="0"/>
      <w:divBdr>
        <w:top w:val="none" w:sz="0" w:space="0" w:color="auto"/>
        <w:left w:val="none" w:sz="0" w:space="0" w:color="auto"/>
        <w:bottom w:val="none" w:sz="0" w:space="0" w:color="auto"/>
        <w:right w:val="none" w:sz="0" w:space="0" w:color="auto"/>
      </w:divBdr>
    </w:div>
    <w:div w:id="894198600">
      <w:bodyDiv w:val="1"/>
      <w:marLeft w:val="0"/>
      <w:marRight w:val="0"/>
      <w:marTop w:val="0"/>
      <w:marBottom w:val="0"/>
      <w:divBdr>
        <w:top w:val="none" w:sz="0" w:space="0" w:color="auto"/>
        <w:left w:val="none" w:sz="0" w:space="0" w:color="auto"/>
        <w:bottom w:val="none" w:sz="0" w:space="0" w:color="auto"/>
        <w:right w:val="none" w:sz="0" w:space="0" w:color="auto"/>
      </w:divBdr>
    </w:div>
    <w:div w:id="907685786">
      <w:bodyDiv w:val="1"/>
      <w:marLeft w:val="0"/>
      <w:marRight w:val="0"/>
      <w:marTop w:val="0"/>
      <w:marBottom w:val="0"/>
      <w:divBdr>
        <w:top w:val="none" w:sz="0" w:space="0" w:color="auto"/>
        <w:left w:val="none" w:sz="0" w:space="0" w:color="auto"/>
        <w:bottom w:val="none" w:sz="0" w:space="0" w:color="auto"/>
        <w:right w:val="none" w:sz="0" w:space="0" w:color="auto"/>
      </w:divBdr>
    </w:div>
    <w:div w:id="910849811">
      <w:bodyDiv w:val="1"/>
      <w:marLeft w:val="0"/>
      <w:marRight w:val="0"/>
      <w:marTop w:val="0"/>
      <w:marBottom w:val="0"/>
      <w:divBdr>
        <w:top w:val="none" w:sz="0" w:space="0" w:color="auto"/>
        <w:left w:val="none" w:sz="0" w:space="0" w:color="auto"/>
        <w:bottom w:val="none" w:sz="0" w:space="0" w:color="auto"/>
        <w:right w:val="none" w:sz="0" w:space="0" w:color="auto"/>
      </w:divBdr>
    </w:div>
    <w:div w:id="923033995">
      <w:bodyDiv w:val="1"/>
      <w:marLeft w:val="0"/>
      <w:marRight w:val="0"/>
      <w:marTop w:val="0"/>
      <w:marBottom w:val="0"/>
      <w:divBdr>
        <w:top w:val="none" w:sz="0" w:space="0" w:color="auto"/>
        <w:left w:val="none" w:sz="0" w:space="0" w:color="auto"/>
        <w:bottom w:val="none" w:sz="0" w:space="0" w:color="auto"/>
        <w:right w:val="none" w:sz="0" w:space="0" w:color="auto"/>
      </w:divBdr>
    </w:div>
    <w:div w:id="924075100">
      <w:bodyDiv w:val="1"/>
      <w:marLeft w:val="0"/>
      <w:marRight w:val="0"/>
      <w:marTop w:val="0"/>
      <w:marBottom w:val="0"/>
      <w:divBdr>
        <w:top w:val="none" w:sz="0" w:space="0" w:color="auto"/>
        <w:left w:val="none" w:sz="0" w:space="0" w:color="auto"/>
        <w:bottom w:val="none" w:sz="0" w:space="0" w:color="auto"/>
        <w:right w:val="none" w:sz="0" w:space="0" w:color="auto"/>
      </w:divBdr>
    </w:div>
    <w:div w:id="924220744">
      <w:bodyDiv w:val="1"/>
      <w:marLeft w:val="0"/>
      <w:marRight w:val="0"/>
      <w:marTop w:val="0"/>
      <w:marBottom w:val="0"/>
      <w:divBdr>
        <w:top w:val="none" w:sz="0" w:space="0" w:color="auto"/>
        <w:left w:val="none" w:sz="0" w:space="0" w:color="auto"/>
        <w:bottom w:val="none" w:sz="0" w:space="0" w:color="auto"/>
        <w:right w:val="none" w:sz="0" w:space="0" w:color="auto"/>
      </w:divBdr>
    </w:div>
    <w:div w:id="928583328">
      <w:bodyDiv w:val="1"/>
      <w:marLeft w:val="0"/>
      <w:marRight w:val="0"/>
      <w:marTop w:val="0"/>
      <w:marBottom w:val="0"/>
      <w:divBdr>
        <w:top w:val="none" w:sz="0" w:space="0" w:color="auto"/>
        <w:left w:val="none" w:sz="0" w:space="0" w:color="auto"/>
        <w:bottom w:val="none" w:sz="0" w:space="0" w:color="auto"/>
        <w:right w:val="none" w:sz="0" w:space="0" w:color="auto"/>
      </w:divBdr>
    </w:div>
    <w:div w:id="931860867">
      <w:bodyDiv w:val="1"/>
      <w:marLeft w:val="0"/>
      <w:marRight w:val="0"/>
      <w:marTop w:val="0"/>
      <w:marBottom w:val="0"/>
      <w:divBdr>
        <w:top w:val="none" w:sz="0" w:space="0" w:color="auto"/>
        <w:left w:val="none" w:sz="0" w:space="0" w:color="auto"/>
        <w:bottom w:val="none" w:sz="0" w:space="0" w:color="auto"/>
        <w:right w:val="none" w:sz="0" w:space="0" w:color="auto"/>
      </w:divBdr>
    </w:div>
    <w:div w:id="933906130">
      <w:bodyDiv w:val="1"/>
      <w:marLeft w:val="0"/>
      <w:marRight w:val="0"/>
      <w:marTop w:val="0"/>
      <w:marBottom w:val="0"/>
      <w:divBdr>
        <w:top w:val="none" w:sz="0" w:space="0" w:color="auto"/>
        <w:left w:val="none" w:sz="0" w:space="0" w:color="auto"/>
        <w:bottom w:val="none" w:sz="0" w:space="0" w:color="auto"/>
        <w:right w:val="none" w:sz="0" w:space="0" w:color="auto"/>
      </w:divBdr>
    </w:div>
    <w:div w:id="935017307">
      <w:bodyDiv w:val="1"/>
      <w:marLeft w:val="0"/>
      <w:marRight w:val="0"/>
      <w:marTop w:val="0"/>
      <w:marBottom w:val="0"/>
      <w:divBdr>
        <w:top w:val="none" w:sz="0" w:space="0" w:color="auto"/>
        <w:left w:val="none" w:sz="0" w:space="0" w:color="auto"/>
        <w:bottom w:val="none" w:sz="0" w:space="0" w:color="auto"/>
        <w:right w:val="none" w:sz="0" w:space="0" w:color="auto"/>
      </w:divBdr>
    </w:div>
    <w:div w:id="935213337">
      <w:bodyDiv w:val="1"/>
      <w:marLeft w:val="0"/>
      <w:marRight w:val="0"/>
      <w:marTop w:val="0"/>
      <w:marBottom w:val="0"/>
      <w:divBdr>
        <w:top w:val="none" w:sz="0" w:space="0" w:color="auto"/>
        <w:left w:val="none" w:sz="0" w:space="0" w:color="auto"/>
        <w:bottom w:val="none" w:sz="0" w:space="0" w:color="auto"/>
        <w:right w:val="none" w:sz="0" w:space="0" w:color="auto"/>
      </w:divBdr>
      <w:divsChild>
        <w:div w:id="207183085">
          <w:marLeft w:val="640"/>
          <w:marRight w:val="0"/>
          <w:marTop w:val="0"/>
          <w:marBottom w:val="0"/>
          <w:divBdr>
            <w:top w:val="none" w:sz="0" w:space="0" w:color="auto"/>
            <w:left w:val="none" w:sz="0" w:space="0" w:color="auto"/>
            <w:bottom w:val="none" w:sz="0" w:space="0" w:color="auto"/>
            <w:right w:val="none" w:sz="0" w:space="0" w:color="auto"/>
          </w:divBdr>
        </w:div>
        <w:div w:id="446583959">
          <w:marLeft w:val="640"/>
          <w:marRight w:val="0"/>
          <w:marTop w:val="0"/>
          <w:marBottom w:val="0"/>
          <w:divBdr>
            <w:top w:val="none" w:sz="0" w:space="0" w:color="auto"/>
            <w:left w:val="none" w:sz="0" w:space="0" w:color="auto"/>
            <w:bottom w:val="none" w:sz="0" w:space="0" w:color="auto"/>
            <w:right w:val="none" w:sz="0" w:space="0" w:color="auto"/>
          </w:divBdr>
        </w:div>
        <w:div w:id="944922475">
          <w:marLeft w:val="640"/>
          <w:marRight w:val="0"/>
          <w:marTop w:val="0"/>
          <w:marBottom w:val="0"/>
          <w:divBdr>
            <w:top w:val="none" w:sz="0" w:space="0" w:color="auto"/>
            <w:left w:val="none" w:sz="0" w:space="0" w:color="auto"/>
            <w:bottom w:val="none" w:sz="0" w:space="0" w:color="auto"/>
            <w:right w:val="none" w:sz="0" w:space="0" w:color="auto"/>
          </w:divBdr>
        </w:div>
        <w:div w:id="1471289764">
          <w:marLeft w:val="640"/>
          <w:marRight w:val="0"/>
          <w:marTop w:val="0"/>
          <w:marBottom w:val="0"/>
          <w:divBdr>
            <w:top w:val="none" w:sz="0" w:space="0" w:color="auto"/>
            <w:left w:val="none" w:sz="0" w:space="0" w:color="auto"/>
            <w:bottom w:val="none" w:sz="0" w:space="0" w:color="auto"/>
            <w:right w:val="none" w:sz="0" w:space="0" w:color="auto"/>
          </w:divBdr>
        </w:div>
      </w:divsChild>
    </w:div>
    <w:div w:id="943414789">
      <w:bodyDiv w:val="1"/>
      <w:marLeft w:val="0"/>
      <w:marRight w:val="0"/>
      <w:marTop w:val="0"/>
      <w:marBottom w:val="0"/>
      <w:divBdr>
        <w:top w:val="none" w:sz="0" w:space="0" w:color="auto"/>
        <w:left w:val="none" w:sz="0" w:space="0" w:color="auto"/>
        <w:bottom w:val="none" w:sz="0" w:space="0" w:color="auto"/>
        <w:right w:val="none" w:sz="0" w:space="0" w:color="auto"/>
      </w:divBdr>
    </w:div>
    <w:div w:id="943608864">
      <w:bodyDiv w:val="1"/>
      <w:marLeft w:val="0"/>
      <w:marRight w:val="0"/>
      <w:marTop w:val="0"/>
      <w:marBottom w:val="0"/>
      <w:divBdr>
        <w:top w:val="none" w:sz="0" w:space="0" w:color="auto"/>
        <w:left w:val="none" w:sz="0" w:space="0" w:color="auto"/>
        <w:bottom w:val="none" w:sz="0" w:space="0" w:color="auto"/>
        <w:right w:val="none" w:sz="0" w:space="0" w:color="auto"/>
      </w:divBdr>
    </w:div>
    <w:div w:id="944994249">
      <w:bodyDiv w:val="1"/>
      <w:marLeft w:val="0"/>
      <w:marRight w:val="0"/>
      <w:marTop w:val="0"/>
      <w:marBottom w:val="0"/>
      <w:divBdr>
        <w:top w:val="none" w:sz="0" w:space="0" w:color="auto"/>
        <w:left w:val="none" w:sz="0" w:space="0" w:color="auto"/>
        <w:bottom w:val="none" w:sz="0" w:space="0" w:color="auto"/>
        <w:right w:val="none" w:sz="0" w:space="0" w:color="auto"/>
      </w:divBdr>
    </w:div>
    <w:div w:id="954290554">
      <w:bodyDiv w:val="1"/>
      <w:marLeft w:val="0"/>
      <w:marRight w:val="0"/>
      <w:marTop w:val="0"/>
      <w:marBottom w:val="0"/>
      <w:divBdr>
        <w:top w:val="none" w:sz="0" w:space="0" w:color="auto"/>
        <w:left w:val="none" w:sz="0" w:space="0" w:color="auto"/>
        <w:bottom w:val="none" w:sz="0" w:space="0" w:color="auto"/>
        <w:right w:val="none" w:sz="0" w:space="0" w:color="auto"/>
      </w:divBdr>
    </w:div>
    <w:div w:id="959458271">
      <w:bodyDiv w:val="1"/>
      <w:marLeft w:val="0"/>
      <w:marRight w:val="0"/>
      <w:marTop w:val="0"/>
      <w:marBottom w:val="0"/>
      <w:divBdr>
        <w:top w:val="none" w:sz="0" w:space="0" w:color="auto"/>
        <w:left w:val="none" w:sz="0" w:space="0" w:color="auto"/>
        <w:bottom w:val="none" w:sz="0" w:space="0" w:color="auto"/>
        <w:right w:val="none" w:sz="0" w:space="0" w:color="auto"/>
      </w:divBdr>
      <w:divsChild>
        <w:div w:id="249655445">
          <w:marLeft w:val="640"/>
          <w:marRight w:val="0"/>
          <w:marTop w:val="0"/>
          <w:marBottom w:val="0"/>
          <w:divBdr>
            <w:top w:val="none" w:sz="0" w:space="0" w:color="auto"/>
            <w:left w:val="none" w:sz="0" w:space="0" w:color="auto"/>
            <w:bottom w:val="none" w:sz="0" w:space="0" w:color="auto"/>
            <w:right w:val="none" w:sz="0" w:space="0" w:color="auto"/>
          </w:divBdr>
        </w:div>
        <w:div w:id="626281672">
          <w:marLeft w:val="640"/>
          <w:marRight w:val="0"/>
          <w:marTop w:val="0"/>
          <w:marBottom w:val="0"/>
          <w:divBdr>
            <w:top w:val="none" w:sz="0" w:space="0" w:color="auto"/>
            <w:left w:val="none" w:sz="0" w:space="0" w:color="auto"/>
            <w:bottom w:val="none" w:sz="0" w:space="0" w:color="auto"/>
            <w:right w:val="none" w:sz="0" w:space="0" w:color="auto"/>
          </w:divBdr>
        </w:div>
      </w:divsChild>
    </w:div>
    <w:div w:id="961689645">
      <w:bodyDiv w:val="1"/>
      <w:marLeft w:val="0"/>
      <w:marRight w:val="0"/>
      <w:marTop w:val="0"/>
      <w:marBottom w:val="0"/>
      <w:divBdr>
        <w:top w:val="none" w:sz="0" w:space="0" w:color="auto"/>
        <w:left w:val="none" w:sz="0" w:space="0" w:color="auto"/>
        <w:bottom w:val="none" w:sz="0" w:space="0" w:color="auto"/>
        <w:right w:val="none" w:sz="0" w:space="0" w:color="auto"/>
      </w:divBdr>
      <w:divsChild>
        <w:div w:id="902375613">
          <w:marLeft w:val="640"/>
          <w:marRight w:val="0"/>
          <w:marTop w:val="0"/>
          <w:marBottom w:val="0"/>
          <w:divBdr>
            <w:top w:val="none" w:sz="0" w:space="0" w:color="auto"/>
            <w:left w:val="none" w:sz="0" w:space="0" w:color="auto"/>
            <w:bottom w:val="none" w:sz="0" w:space="0" w:color="auto"/>
            <w:right w:val="none" w:sz="0" w:space="0" w:color="auto"/>
          </w:divBdr>
        </w:div>
        <w:div w:id="1932935467">
          <w:marLeft w:val="640"/>
          <w:marRight w:val="0"/>
          <w:marTop w:val="0"/>
          <w:marBottom w:val="0"/>
          <w:divBdr>
            <w:top w:val="none" w:sz="0" w:space="0" w:color="auto"/>
            <w:left w:val="none" w:sz="0" w:space="0" w:color="auto"/>
            <w:bottom w:val="none" w:sz="0" w:space="0" w:color="auto"/>
            <w:right w:val="none" w:sz="0" w:space="0" w:color="auto"/>
          </w:divBdr>
        </w:div>
      </w:divsChild>
    </w:div>
    <w:div w:id="964700599">
      <w:bodyDiv w:val="1"/>
      <w:marLeft w:val="0"/>
      <w:marRight w:val="0"/>
      <w:marTop w:val="0"/>
      <w:marBottom w:val="0"/>
      <w:divBdr>
        <w:top w:val="none" w:sz="0" w:space="0" w:color="auto"/>
        <w:left w:val="none" w:sz="0" w:space="0" w:color="auto"/>
        <w:bottom w:val="none" w:sz="0" w:space="0" w:color="auto"/>
        <w:right w:val="none" w:sz="0" w:space="0" w:color="auto"/>
      </w:divBdr>
    </w:div>
    <w:div w:id="964964603">
      <w:bodyDiv w:val="1"/>
      <w:marLeft w:val="0"/>
      <w:marRight w:val="0"/>
      <w:marTop w:val="0"/>
      <w:marBottom w:val="0"/>
      <w:divBdr>
        <w:top w:val="none" w:sz="0" w:space="0" w:color="auto"/>
        <w:left w:val="none" w:sz="0" w:space="0" w:color="auto"/>
        <w:bottom w:val="none" w:sz="0" w:space="0" w:color="auto"/>
        <w:right w:val="none" w:sz="0" w:space="0" w:color="auto"/>
      </w:divBdr>
    </w:div>
    <w:div w:id="972828836">
      <w:bodyDiv w:val="1"/>
      <w:marLeft w:val="0"/>
      <w:marRight w:val="0"/>
      <w:marTop w:val="0"/>
      <w:marBottom w:val="0"/>
      <w:divBdr>
        <w:top w:val="none" w:sz="0" w:space="0" w:color="auto"/>
        <w:left w:val="none" w:sz="0" w:space="0" w:color="auto"/>
        <w:bottom w:val="none" w:sz="0" w:space="0" w:color="auto"/>
        <w:right w:val="none" w:sz="0" w:space="0" w:color="auto"/>
      </w:divBdr>
    </w:div>
    <w:div w:id="979461093">
      <w:bodyDiv w:val="1"/>
      <w:marLeft w:val="0"/>
      <w:marRight w:val="0"/>
      <w:marTop w:val="0"/>
      <w:marBottom w:val="0"/>
      <w:divBdr>
        <w:top w:val="none" w:sz="0" w:space="0" w:color="auto"/>
        <w:left w:val="none" w:sz="0" w:space="0" w:color="auto"/>
        <w:bottom w:val="none" w:sz="0" w:space="0" w:color="auto"/>
        <w:right w:val="none" w:sz="0" w:space="0" w:color="auto"/>
      </w:divBdr>
    </w:div>
    <w:div w:id="995721032">
      <w:bodyDiv w:val="1"/>
      <w:marLeft w:val="0"/>
      <w:marRight w:val="0"/>
      <w:marTop w:val="0"/>
      <w:marBottom w:val="0"/>
      <w:divBdr>
        <w:top w:val="none" w:sz="0" w:space="0" w:color="auto"/>
        <w:left w:val="none" w:sz="0" w:space="0" w:color="auto"/>
        <w:bottom w:val="none" w:sz="0" w:space="0" w:color="auto"/>
        <w:right w:val="none" w:sz="0" w:space="0" w:color="auto"/>
      </w:divBdr>
    </w:div>
    <w:div w:id="1007758218">
      <w:bodyDiv w:val="1"/>
      <w:marLeft w:val="0"/>
      <w:marRight w:val="0"/>
      <w:marTop w:val="0"/>
      <w:marBottom w:val="0"/>
      <w:divBdr>
        <w:top w:val="none" w:sz="0" w:space="0" w:color="auto"/>
        <w:left w:val="none" w:sz="0" w:space="0" w:color="auto"/>
        <w:bottom w:val="none" w:sz="0" w:space="0" w:color="auto"/>
        <w:right w:val="none" w:sz="0" w:space="0" w:color="auto"/>
      </w:divBdr>
    </w:div>
    <w:div w:id="1018310082">
      <w:bodyDiv w:val="1"/>
      <w:marLeft w:val="0"/>
      <w:marRight w:val="0"/>
      <w:marTop w:val="0"/>
      <w:marBottom w:val="0"/>
      <w:divBdr>
        <w:top w:val="none" w:sz="0" w:space="0" w:color="auto"/>
        <w:left w:val="none" w:sz="0" w:space="0" w:color="auto"/>
        <w:bottom w:val="none" w:sz="0" w:space="0" w:color="auto"/>
        <w:right w:val="none" w:sz="0" w:space="0" w:color="auto"/>
      </w:divBdr>
    </w:div>
    <w:div w:id="1027636618">
      <w:bodyDiv w:val="1"/>
      <w:marLeft w:val="0"/>
      <w:marRight w:val="0"/>
      <w:marTop w:val="0"/>
      <w:marBottom w:val="0"/>
      <w:divBdr>
        <w:top w:val="none" w:sz="0" w:space="0" w:color="auto"/>
        <w:left w:val="none" w:sz="0" w:space="0" w:color="auto"/>
        <w:bottom w:val="none" w:sz="0" w:space="0" w:color="auto"/>
        <w:right w:val="none" w:sz="0" w:space="0" w:color="auto"/>
      </w:divBdr>
    </w:div>
    <w:div w:id="1031958289">
      <w:bodyDiv w:val="1"/>
      <w:marLeft w:val="0"/>
      <w:marRight w:val="0"/>
      <w:marTop w:val="0"/>
      <w:marBottom w:val="0"/>
      <w:divBdr>
        <w:top w:val="none" w:sz="0" w:space="0" w:color="auto"/>
        <w:left w:val="none" w:sz="0" w:space="0" w:color="auto"/>
        <w:bottom w:val="none" w:sz="0" w:space="0" w:color="auto"/>
        <w:right w:val="none" w:sz="0" w:space="0" w:color="auto"/>
      </w:divBdr>
    </w:div>
    <w:div w:id="1032343480">
      <w:bodyDiv w:val="1"/>
      <w:marLeft w:val="0"/>
      <w:marRight w:val="0"/>
      <w:marTop w:val="0"/>
      <w:marBottom w:val="0"/>
      <w:divBdr>
        <w:top w:val="none" w:sz="0" w:space="0" w:color="auto"/>
        <w:left w:val="none" w:sz="0" w:space="0" w:color="auto"/>
        <w:bottom w:val="none" w:sz="0" w:space="0" w:color="auto"/>
        <w:right w:val="none" w:sz="0" w:space="0" w:color="auto"/>
      </w:divBdr>
    </w:div>
    <w:div w:id="1033381719">
      <w:bodyDiv w:val="1"/>
      <w:marLeft w:val="0"/>
      <w:marRight w:val="0"/>
      <w:marTop w:val="0"/>
      <w:marBottom w:val="0"/>
      <w:divBdr>
        <w:top w:val="none" w:sz="0" w:space="0" w:color="auto"/>
        <w:left w:val="none" w:sz="0" w:space="0" w:color="auto"/>
        <w:bottom w:val="none" w:sz="0" w:space="0" w:color="auto"/>
        <w:right w:val="none" w:sz="0" w:space="0" w:color="auto"/>
      </w:divBdr>
    </w:div>
    <w:div w:id="1036659344">
      <w:bodyDiv w:val="1"/>
      <w:marLeft w:val="0"/>
      <w:marRight w:val="0"/>
      <w:marTop w:val="0"/>
      <w:marBottom w:val="0"/>
      <w:divBdr>
        <w:top w:val="none" w:sz="0" w:space="0" w:color="auto"/>
        <w:left w:val="none" w:sz="0" w:space="0" w:color="auto"/>
        <w:bottom w:val="none" w:sz="0" w:space="0" w:color="auto"/>
        <w:right w:val="none" w:sz="0" w:space="0" w:color="auto"/>
      </w:divBdr>
      <w:divsChild>
        <w:div w:id="281304335">
          <w:marLeft w:val="640"/>
          <w:marRight w:val="0"/>
          <w:marTop w:val="0"/>
          <w:marBottom w:val="0"/>
          <w:divBdr>
            <w:top w:val="none" w:sz="0" w:space="0" w:color="auto"/>
            <w:left w:val="none" w:sz="0" w:space="0" w:color="auto"/>
            <w:bottom w:val="none" w:sz="0" w:space="0" w:color="auto"/>
            <w:right w:val="none" w:sz="0" w:space="0" w:color="auto"/>
          </w:divBdr>
        </w:div>
      </w:divsChild>
    </w:div>
    <w:div w:id="1037395852">
      <w:bodyDiv w:val="1"/>
      <w:marLeft w:val="0"/>
      <w:marRight w:val="0"/>
      <w:marTop w:val="0"/>
      <w:marBottom w:val="0"/>
      <w:divBdr>
        <w:top w:val="none" w:sz="0" w:space="0" w:color="auto"/>
        <w:left w:val="none" w:sz="0" w:space="0" w:color="auto"/>
        <w:bottom w:val="none" w:sz="0" w:space="0" w:color="auto"/>
        <w:right w:val="none" w:sz="0" w:space="0" w:color="auto"/>
      </w:divBdr>
    </w:div>
    <w:div w:id="1038507780">
      <w:bodyDiv w:val="1"/>
      <w:marLeft w:val="0"/>
      <w:marRight w:val="0"/>
      <w:marTop w:val="0"/>
      <w:marBottom w:val="0"/>
      <w:divBdr>
        <w:top w:val="none" w:sz="0" w:space="0" w:color="auto"/>
        <w:left w:val="none" w:sz="0" w:space="0" w:color="auto"/>
        <w:bottom w:val="none" w:sz="0" w:space="0" w:color="auto"/>
        <w:right w:val="none" w:sz="0" w:space="0" w:color="auto"/>
      </w:divBdr>
    </w:div>
    <w:div w:id="1038552657">
      <w:bodyDiv w:val="1"/>
      <w:marLeft w:val="0"/>
      <w:marRight w:val="0"/>
      <w:marTop w:val="0"/>
      <w:marBottom w:val="0"/>
      <w:divBdr>
        <w:top w:val="none" w:sz="0" w:space="0" w:color="auto"/>
        <w:left w:val="none" w:sz="0" w:space="0" w:color="auto"/>
        <w:bottom w:val="none" w:sz="0" w:space="0" w:color="auto"/>
        <w:right w:val="none" w:sz="0" w:space="0" w:color="auto"/>
      </w:divBdr>
    </w:div>
    <w:div w:id="1045327808">
      <w:bodyDiv w:val="1"/>
      <w:marLeft w:val="0"/>
      <w:marRight w:val="0"/>
      <w:marTop w:val="0"/>
      <w:marBottom w:val="0"/>
      <w:divBdr>
        <w:top w:val="none" w:sz="0" w:space="0" w:color="auto"/>
        <w:left w:val="none" w:sz="0" w:space="0" w:color="auto"/>
        <w:bottom w:val="none" w:sz="0" w:space="0" w:color="auto"/>
        <w:right w:val="none" w:sz="0" w:space="0" w:color="auto"/>
      </w:divBdr>
    </w:div>
    <w:div w:id="1045833095">
      <w:bodyDiv w:val="1"/>
      <w:marLeft w:val="0"/>
      <w:marRight w:val="0"/>
      <w:marTop w:val="0"/>
      <w:marBottom w:val="0"/>
      <w:divBdr>
        <w:top w:val="none" w:sz="0" w:space="0" w:color="auto"/>
        <w:left w:val="none" w:sz="0" w:space="0" w:color="auto"/>
        <w:bottom w:val="none" w:sz="0" w:space="0" w:color="auto"/>
        <w:right w:val="none" w:sz="0" w:space="0" w:color="auto"/>
      </w:divBdr>
    </w:div>
    <w:div w:id="1047535207">
      <w:bodyDiv w:val="1"/>
      <w:marLeft w:val="0"/>
      <w:marRight w:val="0"/>
      <w:marTop w:val="0"/>
      <w:marBottom w:val="0"/>
      <w:divBdr>
        <w:top w:val="none" w:sz="0" w:space="0" w:color="auto"/>
        <w:left w:val="none" w:sz="0" w:space="0" w:color="auto"/>
        <w:bottom w:val="none" w:sz="0" w:space="0" w:color="auto"/>
        <w:right w:val="none" w:sz="0" w:space="0" w:color="auto"/>
      </w:divBdr>
    </w:div>
    <w:div w:id="1054354833">
      <w:bodyDiv w:val="1"/>
      <w:marLeft w:val="0"/>
      <w:marRight w:val="0"/>
      <w:marTop w:val="0"/>
      <w:marBottom w:val="0"/>
      <w:divBdr>
        <w:top w:val="none" w:sz="0" w:space="0" w:color="auto"/>
        <w:left w:val="none" w:sz="0" w:space="0" w:color="auto"/>
        <w:bottom w:val="none" w:sz="0" w:space="0" w:color="auto"/>
        <w:right w:val="none" w:sz="0" w:space="0" w:color="auto"/>
      </w:divBdr>
    </w:div>
    <w:div w:id="1065954436">
      <w:bodyDiv w:val="1"/>
      <w:marLeft w:val="0"/>
      <w:marRight w:val="0"/>
      <w:marTop w:val="0"/>
      <w:marBottom w:val="0"/>
      <w:divBdr>
        <w:top w:val="none" w:sz="0" w:space="0" w:color="auto"/>
        <w:left w:val="none" w:sz="0" w:space="0" w:color="auto"/>
        <w:bottom w:val="none" w:sz="0" w:space="0" w:color="auto"/>
        <w:right w:val="none" w:sz="0" w:space="0" w:color="auto"/>
      </w:divBdr>
    </w:div>
    <w:div w:id="1068920228">
      <w:bodyDiv w:val="1"/>
      <w:marLeft w:val="0"/>
      <w:marRight w:val="0"/>
      <w:marTop w:val="0"/>
      <w:marBottom w:val="0"/>
      <w:divBdr>
        <w:top w:val="none" w:sz="0" w:space="0" w:color="auto"/>
        <w:left w:val="none" w:sz="0" w:space="0" w:color="auto"/>
        <w:bottom w:val="none" w:sz="0" w:space="0" w:color="auto"/>
        <w:right w:val="none" w:sz="0" w:space="0" w:color="auto"/>
      </w:divBdr>
    </w:div>
    <w:div w:id="1070159166">
      <w:bodyDiv w:val="1"/>
      <w:marLeft w:val="0"/>
      <w:marRight w:val="0"/>
      <w:marTop w:val="0"/>
      <w:marBottom w:val="0"/>
      <w:divBdr>
        <w:top w:val="none" w:sz="0" w:space="0" w:color="auto"/>
        <w:left w:val="none" w:sz="0" w:space="0" w:color="auto"/>
        <w:bottom w:val="none" w:sz="0" w:space="0" w:color="auto"/>
        <w:right w:val="none" w:sz="0" w:space="0" w:color="auto"/>
      </w:divBdr>
    </w:div>
    <w:div w:id="1073968554">
      <w:bodyDiv w:val="1"/>
      <w:marLeft w:val="0"/>
      <w:marRight w:val="0"/>
      <w:marTop w:val="0"/>
      <w:marBottom w:val="0"/>
      <w:divBdr>
        <w:top w:val="none" w:sz="0" w:space="0" w:color="auto"/>
        <w:left w:val="none" w:sz="0" w:space="0" w:color="auto"/>
        <w:bottom w:val="none" w:sz="0" w:space="0" w:color="auto"/>
        <w:right w:val="none" w:sz="0" w:space="0" w:color="auto"/>
      </w:divBdr>
    </w:div>
    <w:div w:id="1080757275">
      <w:bodyDiv w:val="1"/>
      <w:marLeft w:val="0"/>
      <w:marRight w:val="0"/>
      <w:marTop w:val="0"/>
      <w:marBottom w:val="0"/>
      <w:divBdr>
        <w:top w:val="none" w:sz="0" w:space="0" w:color="auto"/>
        <w:left w:val="none" w:sz="0" w:space="0" w:color="auto"/>
        <w:bottom w:val="none" w:sz="0" w:space="0" w:color="auto"/>
        <w:right w:val="none" w:sz="0" w:space="0" w:color="auto"/>
      </w:divBdr>
    </w:div>
    <w:div w:id="1086069701">
      <w:bodyDiv w:val="1"/>
      <w:marLeft w:val="0"/>
      <w:marRight w:val="0"/>
      <w:marTop w:val="0"/>
      <w:marBottom w:val="0"/>
      <w:divBdr>
        <w:top w:val="none" w:sz="0" w:space="0" w:color="auto"/>
        <w:left w:val="none" w:sz="0" w:space="0" w:color="auto"/>
        <w:bottom w:val="none" w:sz="0" w:space="0" w:color="auto"/>
        <w:right w:val="none" w:sz="0" w:space="0" w:color="auto"/>
      </w:divBdr>
    </w:div>
    <w:div w:id="1091124587">
      <w:bodyDiv w:val="1"/>
      <w:marLeft w:val="0"/>
      <w:marRight w:val="0"/>
      <w:marTop w:val="0"/>
      <w:marBottom w:val="0"/>
      <w:divBdr>
        <w:top w:val="none" w:sz="0" w:space="0" w:color="auto"/>
        <w:left w:val="none" w:sz="0" w:space="0" w:color="auto"/>
        <w:bottom w:val="none" w:sz="0" w:space="0" w:color="auto"/>
        <w:right w:val="none" w:sz="0" w:space="0" w:color="auto"/>
      </w:divBdr>
    </w:div>
    <w:div w:id="1095978991">
      <w:bodyDiv w:val="1"/>
      <w:marLeft w:val="0"/>
      <w:marRight w:val="0"/>
      <w:marTop w:val="0"/>
      <w:marBottom w:val="0"/>
      <w:divBdr>
        <w:top w:val="none" w:sz="0" w:space="0" w:color="auto"/>
        <w:left w:val="none" w:sz="0" w:space="0" w:color="auto"/>
        <w:bottom w:val="none" w:sz="0" w:space="0" w:color="auto"/>
        <w:right w:val="none" w:sz="0" w:space="0" w:color="auto"/>
      </w:divBdr>
    </w:div>
    <w:div w:id="1099713389">
      <w:bodyDiv w:val="1"/>
      <w:marLeft w:val="0"/>
      <w:marRight w:val="0"/>
      <w:marTop w:val="0"/>
      <w:marBottom w:val="0"/>
      <w:divBdr>
        <w:top w:val="none" w:sz="0" w:space="0" w:color="auto"/>
        <w:left w:val="none" w:sz="0" w:space="0" w:color="auto"/>
        <w:bottom w:val="none" w:sz="0" w:space="0" w:color="auto"/>
        <w:right w:val="none" w:sz="0" w:space="0" w:color="auto"/>
      </w:divBdr>
    </w:div>
    <w:div w:id="1102720318">
      <w:bodyDiv w:val="1"/>
      <w:marLeft w:val="0"/>
      <w:marRight w:val="0"/>
      <w:marTop w:val="0"/>
      <w:marBottom w:val="0"/>
      <w:divBdr>
        <w:top w:val="none" w:sz="0" w:space="0" w:color="auto"/>
        <w:left w:val="none" w:sz="0" w:space="0" w:color="auto"/>
        <w:bottom w:val="none" w:sz="0" w:space="0" w:color="auto"/>
        <w:right w:val="none" w:sz="0" w:space="0" w:color="auto"/>
      </w:divBdr>
    </w:div>
    <w:div w:id="1120689076">
      <w:bodyDiv w:val="1"/>
      <w:marLeft w:val="0"/>
      <w:marRight w:val="0"/>
      <w:marTop w:val="0"/>
      <w:marBottom w:val="0"/>
      <w:divBdr>
        <w:top w:val="none" w:sz="0" w:space="0" w:color="auto"/>
        <w:left w:val="none" w:sz="0" w:space="0" w:color="auto"/>
        <w:bottom w:val="none" w:sz="0" w:space="0" w:color="auto"/>
        <w:right w:val="none" w:sz="0" w:space="0" w:color="auto"/>
      </w:divBdr>
    </w:div>
    <w:div w:id="1120998363">
      <w:bodyDiv w:val="1"/>
      <w:marLeft w:val="0"/>
      <w:marRight w:val="0"/>
      <w:marTop w:val="0"/>
      <w:marBottom w:val="0"/>
      <w:divBdr>
        <w:top w:val="none" w:sz="0" w:space="0" w:color="auto"/>
        <w:left w:val="none" w:sz="0" w:space="0" w:color="auto"/>
        <w:bottom w:val="none" w:sz="0" w:space="0" w:color="auto"/>
        <w:right w:val="none" w:sz="0" w:space="0" w:color="auto"/>
      </w:divBdr>
    </w:div>
    <w:div w:id="1124734812">
      <w:bodyDiv w:val="1"/>
      <w:marLeft w:val="0"/>
      <w:marRight w:val="0"/>
      <w:marTop w:val="0"/>
      <w:marBottom w:val="0"/>
      <w:divBdr>
        <w:top w:val="none" w:sz="0" w:space="0" w:color="auto"/>
        <w:left w:val="none" w:sz="0" w:space="0" w:color="auto"/>
        <w:bottom w:val="none" w:sz="0" w:space="0" w:color="auto"/>
        <w:right w:val="none" w:sz="0" w:space="0" w:color="auto"/>
      </w:divBdr>
    </w:div>
    <w:div w:id="1126240521">
      <w:bodyDiv w:val="1"/>
      <w:marLeft w:val="0"/>
      <w:marRight w:val="0"/>
      <w:marTop w:val="0"/>
      <w:marBottom w:val="0"/>
      <w:divBdr>
        <w:top w:val="none" w:sz="0" w:space="0" w:color="auto"/>
        <w:left w:val="none" w:sz="0" w:space="0" w:color="auto"/>
        <w:bottom w:val="none" w:sz="0" w:space="0" w:color="auto"/>
        <w:right w:val="none" w:sz="0" w:space="0" w:color="auto"/>
      </w:divBdr>
    </w:div>
    <w:div w:id="1126661763">
      <w:bodyDiv w:val="1"/>
      <w:marLeft w:val="0"/>
      <w:marRight w:val="0"/>
      <w:marTop w:val="0"/>
      <w:marBottom w:val="0"/>
      <w:divBdr>
        <w:top w:val="none" w:sz="0" w:space="0" w:color="auto"/>
        <w:left w:val="none" w:sz="0" w:space="0" w:color="auto"/>
        <w:bottom w:val="none" w:sz="0" w:space="0" w:color="auto"/>
        <w:right w:val="none" w:sz="0" w:space="0" w:color="auto"/>
      </w:divBdr>
    </w:div>
    <w:div w:id="1129477503">
      <w:bodyDiv w:val="1"/>
      <w:marLeft w:val="0"/>
      <w:marRight w:val="0"/>
      <w:marTop w:val="0"/>
      <w:marBottom w:val="0"/>
      <w:divBdr>
        <w:top w:val="none" w:sz="0" w:space="0" w:color="auto"/>
        <w:left w:val="none" w:sz="0" w:space="0" w:color="auto"/>
        <w:bottom w:val="none" w:sz="0" w:space="0" w:color="auto"/>
        <w:right w:val="none" w:sz="0" w:space="0" w:color="auto"/>
      </w:divBdr>
    </w:div>
    <w:div w:id="1130787668">
      <w:bodyDiv w:val="1"/>
      <w:marLeft w:val="0"/>
      <w:marRight w:val="0"/>
      <w:marTop w:val="0"/>
      <w:marBottom w:val="0"/>
      <w:divBdr>
        <w:top w:val="none" w:sz="0" w:space="0" w:color="auto"/>
        <w:left w:val="none" w:sz="0" w:space="0" w:color="auto"/>
        <w:bottom w:val="none" w:sz="0" w:space="0" w:color="auto"/>
        <w:right w:val="none" w:sz="0" w:space="0" w:color="auto"/>
      </w:divBdr>
    </w:div>
    <w:div w:id="1131944727">
      <w:bodyDiv w:val="1"/>
      <w:marLeft w:val="0"/>
      <w:marRight w:val="0"/>
      <w:marTop w:val="0"/>
      <w:marBottom w:val="0"/>
      <w:divBdr>
        <w:top w:val="none" w:sz="0" w:space="0" w:color="auto"/>
        <w:left w:val="none" w:sz="0" w:space="0" w:color="auto"/>
        <w:bottom w:val="none" w:sz="0" w:space="0" w:color="auto"/>
        <w:right w:val="none" w:sz="0" w:space="0" w:color="auto"/>
      </w:divBdr>
    </w:div>
    <w:div w:id="1144078218">
      <w:bodyDiv w:val="1"/>
      <w:marLeft w:val="0"/>
      <w:marRight w:val="0"/>
      <w:marTop w:val="0"/>
      <w:marBottom w:val="0"/>
      <w:divBdr>
        <w:top w:val="none" w:sz="0" w:space="0" w:color="auto"/>
        <w:left w:val="none" w:sz="0" w:space="0" w:color="auto"/>
        <w:bottom w:val="none" w:sz="0" w:space="0" w:color="auto"/>
        <w:right w:val="none" w:sz="0" w:space="0" w:color="auto"/>
      </w:divBdr>
    </w:div>
    <w:div w:id="1147941091">
      <w:bodyDiv w:val="1"/>
      <w:marLeft w:val="0"/>
      <w:marRight w:val="0"/>
      <w:marTop w:val="0"/>
      <w:marBottom w:val="0"/>
      <w:divBdr>
        <w:top w:val="none" w:sz="0" w:space="0" w:color="auto"/>
        <w:left w:val="none" w:sz="0" w:space="0" w:color="auto"/>
        <w:bottom w:val="none" w:sz="0" w:space="0" w:color="auto"/>
        <w:right w:val="none" w:sz="0" w:space="0" w:color="auto"/>
      </w:divBdr>
    </w:div>
    <w:div w:id="1150368886">
      <w:bodyDiv w:val="1"/>
      <w:marLeft w:val="0"/>
      <w:marRight w:val="0"/>
      <w:marTop w:val="0"/>
      <w:marBottom w:val="0"/>
      <w:divBdr>
        <w:top w:val="none" w:sz="0" w:space="0" w:color="auto"/>
        <w:left w:val="none" w:sz="0" w:space="0" w:color="auto"/>
        <w:bottom w:val="none" w:sz="0" w:space="0" w:color="auto"/>
        <w:right w:val="none" w:sz="0" w:space="0" w:color="auto"/>
      </w:divBdr>
    </w:div>
    <w:div w:id="1151096311">
      <w:bodyDiv w:val="1"/>
      <w:marLeft w:val="0"/>
      <w:marRight w:val="0"/>
      <w:marTop w:val="0"/>
      <w:marBottom w:val="0"/>
      <w:divBdr>
        <w:top w:val="none" w:sz="0" w:space="0" w:color="auto"/>
        <w:left w:val="none" w:sz="0" w:space="0" w:color="auto"/>
        <w:bottom w:val="none" w:sz="0" w:space="0" w:color="auto"/>
        <w:right w:val="none" w:sz="0" w:space="0" w:color="auto"/>
      </w:divBdr>
    </w:div>
    <w:div w:id="1157571217">
      <w:bodyDiv w:val="1"/>
      <w:marLeft w:val="0"/>
      <w:marRight w:val="0"/>
      <w:marTop w:val="0"/>
      <w:marBottom w:val="0"/>
      <w:divBdr>
        <w:top w:val="none" w:sz="0" w:space="0" w:color="auto"/>
        <w:left w:val="none" w:sz="0" w:space="0" w:color="auto"/>
        <w:bottom w:val="none" w:sz="0" w:space="0" w:color="auto"/>
        <w:right w:val="none" w:sz="0" w:space="0" w:color="auto"/>
      </w:divBdr>
    </w:div>
    <w:div w:id="1160657973">
      <w:bodyDiv w:val="1"/>
      <w:marLeft w:val="0"/>
      <w:marRight w:val="0"/>
      <w:marTop w:val="0"/>
      <w:marBottom w:val="0"/>
      <w:divBdr>
        <w:top w:val="none" w:sz="0" w:space="0" w:color="auto"/>
        <w:left w:val="none" w:sz="0" w:space="0" w:color="auto"/>
        <w:bottom w:val="none" w:sz="0" w:space="0" w:color="auto"/>
        <w:right w:val="none" w:sz="0" w:space="0" w:color="auto"/>
      </w:divBdr>
    </w:div>
    <w:div w:id="1165245399">
      <w:bodyDiv w:val="1"/>
      <w:marLeft w:val="0"/>
      <w:marRight w:val="0"/>
      <w:marTop w:val="0"/>
      <w:marBottom w:val="0"/>
      <w:divBdr>
        <w:top w:val="none" w:sz="0" w:space="0" w:color="auto"/>
        <w:left w:val="none" w:sz="0" w:space="0" w:color="auto"/>
        <w:bottom w:val="none" w:sz="0" w:space="0" w:color="auto"/>
        <w:right w:val="none" w:sz="0" w:space="0" w:color="auto"/>
      </w:divBdr>
    </w:div>
    <w:div w:id="1165975295">
      <w:bodyDiv w:val="1"/>
      <w:marLeft w:val="0"/>
      <w:marRight w:val="0"/>
      <w:marTop w:val="0"/>
      <w:marBottom w:val="0"/>
      <w:divBdr>
        <w:top w:val="none" w:sz="0" w:space="0" w:color="auto"/>
        <w:left w:val="none" w:sz="0" w:space="0" w:color="auto"/>
        <w:bottom w:val="none" w:sz="0" w:space="0" w:color="auto"/>
        <w:right w:val="none" w:sz="0" w:space="0" w:color="auto"/>
      </w:divBdr>
    </w:div>
    <w:div w:id="1167212777">
      <w:bodyDiv w:val="1"/>
      <w:marLeft w:val="0"/>
      <w:marRight w:val="0"/>
      <w:marTop w:val="0"/>
      <w:marBottom w:val="0"/>
      <w:divBdr>
        <w:top w:val="none" w:sz="0" w:space="0" w:color="auto"/>
        <w:left w:val="none" w:sz="0" w:space="0" w:color="auto"/>
        <w:bottom w:val="none" w:sz="0" w:space="0" w:color="auto"/>
        <w:right w:val="none" w:sz="0" w:space="0" w:color="auto"/>
      </w:divBdr>
    </w:div>
    <w:div w:id="1167983749">
      <w:bodyDiv w:val="1"/>
      <w:marLeft w:val="0"/>
      <w:marRight w:val="0"/>
      <w:marTop w:val="0"/>
      <w:marBottom w:val="0"/>
      <w:divBdr>
        <w:top w:val="none" w:sz="0" w:space="0" w:color="auto"/>
        <w:left w:val="none" w:sz="0" w:space="0" w:color="auto"/>
        <w:bottom w:val="none" w:sz="0" w:space="0" w:color="auto"/>
        <w:right w:val="none" w:sz="0" w:space="0" w:color="auto"/>
      </w:divBdr>
    </w:div>
    <w:div w:id="1168137119">
      <w:bodyDiv w:val="1"/>
      <w:marLeft w:val="0"/>
      <w:marRight w:val="0"/>
      <w:marTop w:val="0"/>
      <w:marBottom w:val="0"/>
      <w:divBdr>
        <w:top w:val="none" w:sz="0" w:space="0" w:color="auto"/>
        <w:left w:val="none" w:sz="0" w:space="0" w:color="auto"/>
        <w:bottom w:val="none" w:sz="0" w:space="0" w:color="auto"/>
        <w:right w:val="none" w:sz="0" w:space="0" w:color="auto"/>
      </w:divBdr>
    </w:div>
    <w:div w:id="1176384701">
      <w:bodyDiv w:val="1"/>
      <w:marLeft w:val="0"/>
      <w:marRight w:val="0"/>
      <w:marTop w:val="0"/>
      <w:marBottom w:val="0"/>
      <w:divBdr>
        <w:top w:val="none" w:sz="0" w:space="0" w:color="auto"/>
        <w:left w:val="none" w:sz="0" w:space="0" w:color="auto"/>
        <w:bottom w:val="none" w:sz="0" w:space="0" w:color="auto"/>
        <w:right w:val="none" w:sz="0" w:space="0" w:color="auto"/>
      </w:divBdr>
    </w:div>
    <w:div w:id="1177379824">
      <w:bodyDiv w:val="1"/>
      <w:marLeft w:val="0"/>
      <w:marRight w:val="0"/>
      <w:marTop w:val="0"/>
      <w:marBottom w:val="0"/>
      <w:divBdr>
        <w:top w:val="none" w:sz="0" w:space="0" w:color="auto"/>
        <w:left w:val="none" w:sz="0" w:space="0" w:color="auto"/>
        <w:bottom w:val="none" w:sz="0" w:space="0" w:color="auto"/>
        <w:right w:val="none" w:sz="0" w:space="0" w:color="auto"/>
      </w:divBdr>
    </w:div>
    <w:div w:id="1178619016">
      <w:bodyDiv w:val="1"/>
      <w:marLeft w:val="0"/>
      <w:marRight w:val="0"/>
      <w:marTop w:val="0"/>
      <w:marBottom w:val="0"/>
      <w:divBdr>
        <w:top w:val="none" w:sz="0" w:space="0" w:color="auto"/>
        <w:left w:val="none" w:sz="0" w:space="0" w:color="auto"/>
        <w:bottom w:val="none" w:sz="0" w:space="0" w:color="auto"/>
        <w:right w:val="none" w:sz="0" w:space="0" w:color="auto"/>
      </w:divBdr>
    </w:div>
    <w:div w:id="1181622368">
      <w:bodyDiv w:val="1"/>
      <w:marLeft w:val="0"/>
      <w:marRight w:val="0"/>
      <w:marTop w:val="0"/>
      <w:marBottom w:val="0"/>
      <w:divBdr>
        <w:top w:val="none" w:sz="0" w:space="0" w:color="auto"/>
        <w:left w:val="none" w:sz="0" w:space="0" w:color="auto"/>
        <w:bottom w:val="none" w:sz="0" w:space="0" w:color="auto"/>
        <w:right w:val="none" w:sz="0" w:space="0" w:color="auto"/>
      </w:divBdr>
    </w:div>
    <w:div w:id="1184393057">
      <w:bodyDiv w:val="1"/>
      <w:marLeft w:val="0"/>
      <w:marRight w:val="0"/>
      <w:marTop w:val="0"/>
      <w:marBottom w:val="0"/>
      <w:divBdr>
        <w:top w:val="none" w:sz="0" w:space="0" w:color="auto"/>
        <w:left w:val="none" w:sz="0" w:space="0" w:color="auto"/>
        <w:bottom w:val="none" w:sz="0" w:space="0" w:color="auto"/>
        <w:right w:val="none" w:sz="0" w:space="0" w:color="auto"/>
      </w:divBdr>
    </w:div>
    <w:div w:id="1188367841">
      <w:bodyDiv w:val="1"/>
      <w:marLeft w:val="0"/>
      <w:marRight w:val="0"/>
      <w:marTop w:val="0"/>
      <w:marBottom w:val="0"/>
      <w:divBdr>
        <w:top w:val="none" w:sz="0" w:space="0" w:color="auto"/>
        <w:left w:val="none" w:sz="0" w:space="0" w:color="auto"/>
        <w:bottom w:val="none" w:sz="0" w:space="0" w:color="auto"/>
        <w:right w:val="none" w:sz="0" w:space="0" w:color="auto"/>
      </w:divBdr>
    </w:div>
    <w:div w:id="1196238078">
      <w:bodyDiv w:val="1"/>
      <w:marLeft w:val="0"/>
      <w:marRight w:val="0"/>
      <w:marTop w:val="0"/>
      <w:marBottom w:val="0"/>
      <w:divBdr>
        <w:top w:val="none" w:sz="0" w:space="0" w:color="auto"/>
        <w:left w:val="none" w:sz="0" w:space="0" w:color="auto"/>
        <w:bottom w:val="none" w:sz="0" w:space="0" w:color="auto"/>
        <w:right w:val="none" w:sz="0" w:space="0" w:color="auto"/>
      </w:divBdr>
    </w:div>
    <w:div w:id="1204052406">
      <w:bodyDiv w:val="1"/>
      <w:marLeft w:val="0"/>
      <w:marRight w:val="0"/>
      <w:marTop w:val="0"/>
      <w:marBottom w:val="0"/>
      <w:divBdr>
        <w:top w:val="none" w:sz="0" w:space="0" w:color="auto"/>
        <w:left w:val="none" w:sz="0" w:space="0" w:color="auto"/>
        <w:bottom w:val="none" w:sz="0" w:space="0" w:color="auto"/>
        <w:right w:val="none" w:sz="0" w:space="0" w:color="auto"/>
      </w:divBdr>
    </w:div>
    <w:div w:id="1206483768">
      <w:bodyDiv w:val="1"/>
      <w:marLeft w:val="0"/>
      <w:marRight w:val="0"/>
      <w:marTop w:val="0"/>
      <w:marBottom w:val="0"/>
      <w:divBdr>
        <w:top w:val="none" w:sz="0" w:space="0" w:color="auto"/>
        <w:left w:val="none" w:sz="0" w:space="0" w:color="auto"/>
        <w:bottom w:val="none" w:sz="0" w:space="0" w:color="auto"/>
        <w:right w:val="none" w:sz="0" w:space="0" w:color="auto"/>
      </w:divBdr>
    </w:div>
    <w:div w:id="1206867082">
      <w:bodyDiv w:val="1"/>
      <w:marLeft w:val="0"/>
      <w:marRight w:val="0"/>
      <w:marTop w:val="0"/>
      <w:marBottom w:val="0"/>
      <w:divBdr>
        <w:top w:val="none" w:sz="0" w:space="0" w:color="auto"/>
        <w:left w:val="none" w:sz="0" w:space="0" w:color="auto"/>
        <w:bottom w:val="none" w:sz="0" w:space="0" w:color="auto"/>
        <w:right w:val="none" w:sz="0" w:space="0" w:color="auto"/>
      </w:divBdr>
    </w:div>
    <w:div w:id="1212812283">
      <w:bodyDiv w:val="1"/>
      <w:marLeft w:val="0"/>
      <w:marRight w:val="0"/>
      <w:marTop w:val="0"/>
      <w:marBottom w:val="0"/>
      <w:divBdr>
        <w:top w:val="none" w:sz="0" w:space="0" w:color="auto"/>
        <w:left w:val="none" w:sz="0" w:space="0" w:color="auto"/>
        <w:bottom w:val="none" w:sz="0" w:space="0" w:color="auto"/>
        <w:right w:val="none" w:sz="0" w:space="0" w:color="auto"/>
      </w:divBdr>
    </w:div>
    <w:div w:id="1226181564">
      <w:bodyDiv w:val="1"/>
      <w:marLeft w:val="0"/>
      <w:marRight w:val="0"/>
      <w:marTop w:val="0"/>
      <w:marBottom w:val="0"/>
      <w:divBdr>
        <w:top w:val="none" w:sz="0" w:space="0" w:color="auto"/>
        <w:left w:val="none" w:sz="0" w:space="0" w:color="auto"/>
        <w:bottom w:val="none" w:sz="0" w:space="0" w:color="auto"/>
        <w:right w:val="none" w:sz="0" w:space="0" w:color="auto"/>
      </w:divBdr>
    </w:div>
    <w:div w:id="1229344184">
      <w:bodyDiv w:val="1"/>
      <w:marLeft w:val="0"/>
      <w:marRight w:val="0"/>
      <w:marTop w:val="0"/>
      <w:marBottom w:val="0"/>
      <w:divBdr>
        <w:top w:val="none" w:sz="0" w:space="0" w:color="auto"/>
        <w:left w:val="none" w:sz="0" w:space="0" w:color="auto"/>
        <w:bottom w:val="none" w:sz="0" w:space="0" w:color="auto"/>
        <w:right w:val="none" w:sz="0" w:space="0" w:color="auto"/>
      </w:divBdr>
    </w:div>
    <w:div w:id="1231423574">
      <w:bodyDiv w:val="1"/>
      <w:marLeft w:val="0"/>
      <w:marRight w:val="0"/>
      <w:marTop w:val="0"/>
      <w:marBottom w:val="0"/>
      <w:divBdr>
        <w:top w:val="none" w:sz="0" w:space="0" w:color="auto"/>
        <w:left w:val="none" w:sz="0" w:space="0" w:color="auto"/>
        <w:bottom w:val="none" w:sz="0" w:space="0" w:color="auto"/>
        <w:right w:val="none" w:sz="0" w:space="0" w:color="auto"/>
      </w:divBdr>
    </w:div>
    <w:div w:id="1233276545">
      <w:bodyDiv w:val="1"/>
      <w:marLeft w:val="0"/>
      <w:marRight w:val="0"/>
      <w:marTop w:val="0"/>
      <w:marBottom w:val="0"/>
      <w:divBdr>
        <w:top w:val="none" w:sz="0" w:space="0" w:color="auto"/>
        <w:left w:val="none" w:sz="0" w:space="0" w:color="auto"/>
        <w:bottom w:val="none" w:sz="0" w:space="0" w:color="auto"/>
        <w:right w:val="none" w:sz="0" w:space="0" w:color="auto"/>
      </w:divBdr>
    </w:div>
    <w:div w:id="1233855426">
      <w:bodyDiv w:val="1"/>
      <w:marLeft w:val="0"/>
      <w:marRight w:val="0"/>
      <w:marTop w:val="0"/>
      <w:marBottom w:val="0"/>
      <w:divBdr>
        <w:top w:val="none" w:sz="0" w:space="0" w:color="auto"/>
        <w:left w:val="none" w:sz="0" w:space="0" w:color="auto"/>
        <w:bottom w:val="none" w:sz="0" w:space="0" w:color="auto"/>
        <w:right w:val="none" w:sz="0" w:space="0" w:color="auto"/>
      </w:divBdr>
    </w:div>
    <w:div w:id="1242830093">
      <w:bodyDiv w:val="1"/>
      <w:marLeft w:val="0"/>
      <w:marRight w:val="0"/>
      <w:marTop w:val="0"/>
      <w:marBottom w:val="0"/>
      <w:divBdr>
        <w:top w:val="none" w:sz="0" w:space="0" w:color="auto"/>
        <w:left w:val="none" w:sz="0" w:space="0" w:color="auto"/>
        <w:bottom w:val="none" w:sz="0" w:space="0" w:color="auto"/>
        <w:right w:val="none" w:sz="0" w:space="0" w:color="auto"/>
      </w:divBdr>
    </w:div>
    <w:div w:id="1246066328">
      <w:bodyDiv w:val="1"/>
      <w:marLeft w:val="0"/>
      <w:marRight w:val="0"/>
      <w:marTop w:val="0"/>
      <w:marBottom w:val="0"/>
      <w:divBdr>
        <w:top w:val="none" w:sz="0" w:space="0" w:color="auto"/>
        <w:left w:val="none" w:sz="0" w:space="0" w:color="auto"/>
        <w:bottom w:val="none" w:sz="0" w:space="0" w:color="auto"/>
        <w:right w:val="none" w:sz="0" w:space="0" w:color="auto"/>
      </w:divBdr>
    </w:div>
    <w:div w:id="1250502161">
      <w:bodyDiv w:val="1"/>
      <w:marLeft w:val="0"/>
      <w:marRight w:val="0"/>
      <w:marTop w:val="0"/>
      <w:marBottom w:val="0"/>
      <w:divBdr>
        <w:top w:val="none" w:sz="0" w:space="0" w:color="auto"/>
        <w:left w:val="none" w:sz="0" w:space="0" w:color="auto"/>
        <w:bottom w:val="none" w:sz="0" w:space="0" w:color="auto"/>
        <w:right w:val="none" w:sz="0" w:space="0" w:color="auto"/>
      </w:divBdr>
    </w:div>
    <w:div w:id="1250698645">
      <w:bodyDiv w:val="1"/>
      <w:marLeft w:val="0"/>
      <w:marRight w:val="0"/>
      <w:marTop w:val="0"/>
      <w:marBottom w:val="0"/>
      <w:divBdr>
        <w:top w:val="none" w:sz="0" w:space="0" w:color="auto"/>
        <w:left w:val="none" w:sz="0" w:space="0" w:color="auto"/>
        <w:bottom w:val="none" w:sz="0" w:space="0" w:color="auto"/>
        <w:right w:val="none" w:sz="0" w:space="0" w:color="auto"/>
      </w:divBdr>
    </w:div>
    <w:div w:id="1262228327">
      <w:bodyDiv w:val="1"/>
      <w:marLeft w:val="0"/>
      <w:marRight w:val="0"/>
      <w:marTop w:val="0"/>
      <w:marBottom w:val="0"/>
      <w:divBdr>
        <w:top w:val="none" w:sz="0" w:space="0" w:color="auto"/>
        <w:left w:val="none" w:sz="0" w:space="0" w:color="auto"/>
        <w:bottom w:val="none" w:sz="0" w:space="0" w:color="auto"/>
        <w:right w:val="none" w:sz="0" w:space="0" w:color="auto"/>
      </w:divBdr>
    </w:div>
    <w:div w:id="1263564286">
      <w:bodyDiv w:val="1"/>
      <w:marLeft w:val="0"/>
      <w:marRight w:val="0"/>
      <w:marTop w:val="0"/>
      <w:marBottom w:val="0"/>
      <w:divBdr>
        <w:top w:val="none" w:sz="0" w:space="0" w:color="auto"/>
        <w:left w:val="none" w:sz="0" w:space="0" w:color="auto"/>
        <w:bottom w:val="none" w:sz="0" w:space="0" w:color="auto"/>
        <w:right w:val="none" w:sz="0" w:space="0" w:color="auto"/>
      </w:divBdr>
    </w:div>
    <w:div w:id="1265654782">
      <w:bodyDiv w:val="1"/>
      <w:marLeft w:val="0"/>
      <w:marRight w:val="0"/>
      <w:marTop w:val="0"/>
      <w:marBottom w:val="0"/>
      <w:divBdr>
        <w:top w:val="none" w:sz="0" w:space="0" w:color="auto"/>
        <w:left w:val="none" w:sz="0" w:space="0" w:color="auto"/>
        <w:bottom w:val="none" w:sz="0" w:space="0" w:color="auto"/>
        <w:right w:val="none" w:sz="0" w:space="0" w:color="auto"/>
      </w:divBdr>
    </w:div>
    <w:div w:id="1274168661">
      <w:bodyDiv w:val="1"/>
      <w:marLeft w:val="0"/>
      <w:marRight w:val="0"/>
      <w:marTop w:val="0"/>
      <w:marBottom w:val="0"/>
      <w:divBdr>
        <w:top w:val="none" w:sz="0" w:space="0" w:color="auto"/>
        <w:left w:val="none" w:sz="0" w:space="0" w:color="auto"/>
        <w:bottom w:val="none" w:sz="0" w:space="0" w:color="auto"/>
        <w:right w:val="none" w:sz="0" w:space="0" w:color="auto"/>
      </w:divBdr>
    </w:div>
    <w:div w:id="1276209198">
      <w:bodyDiv w:val="1"/>
      <w:marLeft w:val="0"/>
      <w:marRight w:val="0"/>
      <w:marTop w:val="0"/>
      <w:marBottom w:val="0"/>
      <w:divBdr>
        <w:top w:val="none" w:sz="0" w:space="0" w:color="auto"/>
        <w:left w:val="none" w:sz="0" w:space="0" w:color="auto"/>
        <w:bottom w:val="none" w:sz="0" w:space="0" w:color="auto"/>
        <w:right w:val="none" w:sz="0" w:space="0" w:color="auto"/>
      </w:divBdr>
    </w:div>
    <w:div w:id="1289120044">
      <w:bodyDiv w:val="1"/>
      <w:marLeft w:val="0"/>
      <w:marRight w:val="0"/>
      <w:marTop w:val="0"/>
      <w:marBottom w:val="0"/>
      <w:divBdr>
        <w:top w:val="none" w:sz="0" w:space="0" w:color="auto"/>
        <w:left w:val="none" w:sz="0" w:space="0" w:color="auto"/>
        <w:bottom w:val="none" w:sz="0" w:space="0" w:color="auto"/>
        <w:right w:val="none" w:sz="0" w:space="0" w:color="auto"/>
      </w:divBdr>
    </w:div>
    <w:div w:id="1295403517">
      <w:bodyDiv w:val="1"/>
      <w:marLeft w:val="0"/>
      <w:marRight w:val="0"/>
      <w:marTop w:val="0"/>
      <w:marBottom w:val="0"/>
      <w:divBdr>
        <w:top w:val="none" w:sz="0" w:space="0" w:color="auto"/>
        <w:left w:val="none" w:sz="0" w:space="0" w:color="auto"/>
        <w:bottom w:val="none" w:sz="0" w:space="0" w:color="auto"/>
        <w:right w:val="none" w:sz="0" w:space="0" w:color="auto"/>
      </w:divBdr>
    </w:div>
    <w:div w:id="1297251565">
      <w:bodyDiv w:val="1"/>
      <w:marLeft w:val="0"/>
      <w:marRight w:val="0"/>
      <w:marTop w:val="0"/>
      <w:marBottom w:val="0"/>
      <w:divBdr>
        <w:top w:val="none" w:sz="0" w:space="0" w:color="auto"/>
        <w:left w:val="none" w:sz="0" w:space="0" w:color="auto"/>
        <w:bottom w:val="none" w:sz="0" w:space="0" w:color="auto"/>
        <w:right w:val="none" w:sz="0" w:space="0" w:color="auto"/>
      </w:divBdr>
    </w:div>
    <w:div w:id="1298025840">
      <w:bodyDiv w:val="1"/>
      <w:marLeft w:val="0"/>
      <w:marRight w:val="0"/>
      <w:marTop w:val="0"/>
      <w:marBottom w:val="0"/>
      <w:divBdr>
        <w:top w:val="none" w:sz="0" w:space="0" w:color="auto"/>
        <w:left w:val="none" w:sz="0" w:space="0" w:color="auto"/>
        <w:bottom w:val="none" w:sz="0" w:space="0" w:color="auto"/>
        <w:right w:val="none" w:sz="0" w:space="0" w:color="auto"/>
      </w:divBdr>
    </w:div>
    <w:div w:id="1298491430">
      <w:bodyDiv w:val="1"/>
      <w:marLeft w:val="0"/>
      <w:marRight w:val="0"/>
      <w:marTop w:val="0"/>
      <w:marBottom w:val="0"/>
      <w:divBdr>
        <w:top w:val="none" w:sz="0" w:space="0" w:color="auto"/>
        <w:left w:val="none" w:sz="0" w:space="0" w:color="auto"/>
        <w:bottom w:val="none" w:sz="0" w:space="0" w:color="auto"/>
        <w:right w:val="none" w:sz="0" w:space="0" w:color="auto"/>
      </w:divBdr>
    </w:div>
    <w:div w:id="1312324260">
      <w:bodyDiv w:val="1"/>
      <w:marLeft w:val="0"/>
      <w:marRight w:val="0"/>
      <w:marTop w:val="0"/>
      <w:marBottom w:val="0"/>
      <w:divBdr>
        <w:top w:val="none" w:sz="0" w:space="0" w:color="auto"/>
        <w:left w:val="none" w:sz="0" w:space="0" w:color="auto"/>
        <w:bottom w:val="none" w:sz="0" w:space="0" w:color="auto"/>
        <w:right w:val="none" w:sz="0" w:space="0" w:color="auto"/>
      </w:divBdr>
    </w:div>
    <w:div w:id="1318802194">
      <w:bodyDiv w:val="1"/>
      <w:marLeft w:val="0"/>
      <w:marRight w:val="0"/>
      <w:marTop w:val="0"/>
      <w:marBottom w:val="0"/>
      <w:divBdr>
        <w:top w:val="none" w:sz="0" w:space="0" w:color="auto"/>
        <w:left w:val="none" w:sz="0" w:space="0" w:color="auto"/>
        <w:bottom w:val="none" w:sz="0" w:space="0" w:color="auto"/>
        <w:right w:val="none" w:sz="0" w:space="0" w:color="auto"/>
      </w:divBdr>
    </w:div>
    <w:div w:id="1321078036">
      <w:bodyDiv w:val="1"/>
      <w:marLeft w:val="0"/>
      <w:marRight w:val="0"/>
      <w:marTop w:val="0"/>
      <w:marBottom w:val="0"/>
      <w:divBdr>
        <w:top w:val="none" w:sz="0" w:space="0" w:color="auto"/>
        <w:left w:val="none" w:sz="0" w:space="0" w:color="auto"/>
        <w:bottom w:val="none" w:sz="0" w:space="0" w:color="auto"/>
        <w:right w:val="none" w:sz="0" w:space="0" w:color="auto"/>
      </w:divBdr>
    </w:div>
    <w:div w:id="1321471520">
      <w:bodyDiv w:val="1"/>
      <w:marLeft w:val="0"/>
      <w:marRight w:val="0"/>
      <w:marTop w:val="0"/>
      <w:marBottom w:val="0"/>
      <w:divBdr>
        <w:top w:val="none" w:sz="0" w:space="0" w:color="auto"/>
        <w:left w:val="none" w:sz="0" w:space="0" w:color="auto"/>
        <w:bottom w:val="none" w:sz="0" w:space="0" w:color="auto"/>
        <w:right w:val="none" w:sz="0" w:space="0" w:color="auto"/>
      </w:divBdr>
    </w:div>
    <w:div w:id="1328093067">
      <w:bodyDiv w:val="1"/>
      <w:marLeft w:val="0"/>
      <w:marRight w:val="0"/>
      <w:marTop w:val="0"/>
      <w:marBottom w:val="0"/>
      <w:divBdr>
        <w:top w:val="none" w:sz="0" w:space="0" w:color="auto"/>
        <w:left w:val="none" w:sz="0" w:space="0" w:color="auto"/>
        <w:bottom w:val="none" w:sz="0" w:space="0" w:color="auto"/>
        <w:right w:val="none" w:sz="0" w:space="0" w:color="auto"/>
      </w:divBdr>
    </w:div>
    <w:div w:id="1331715891">
      <w:bodyDiv w:val="1"/>
      <w:marLeft w:val="0"/>
      <w:marRight w:val="0"/>
      <w:marTop w:val="0"/>
      <w:marBottom w:val="0"/>
      <w:divBdr>
        <w:top w:val="none" w:sz="0" w:space="0" w:color="auto"/>
        <w:left w:val="none" w:sz="0" w:space="0" w:color="auto"/>
        <w:bottom w:val="none" w:sz="0" w:space="0" w:color="auto"/>
        <w:right w:val="none" w:sz="0" w:space="0" w:color="auto"/>
      </w:divBdr>
    </w:div>
    <w:div w:id="1333801320">
      <w:bodyDiv w:val="1"/>
      <w:marLeft w:val="0"/>
      <w:marRight w:val="0"/>
      <w:marTop w:val="0"/>
      <w:marBottom w:val="0"/>
      <w:divBdr>
        <w:top w:val="none" w:sz="0" w:space="0" w:color="auto"/>
        <w:left w:val="none" w:sz="0" w:space="0" w:color="auto"/>
        <w:bottom w:val="none" w:sz="0" w:space="0" w:color="auto"/>
        <w:right w:val="none" w:sz="0" w:space="0" w:color="auto"/>
      </w:divBdr>
    </w:div>
    <w:div w:id="1352797044">
      <w:bodyDiv w:val="1"/>
      <w:marLeft w:val="0"/>
      <w:marRight w:val="0"/>
      <w:marTop w:val="0"/>
      <w:marBottom w:val="0"/>
      <w:divBdr>
        <w:top w:val="none" w:sz="0" w:space="0" w:color="auto"/>
        <w:left w:val="none" w:sz="0" w:space="0" w:color="auto"/>
        <w:bottom w:val="none" w:sz="0" w:space="0" w:color="auto"/>
        <w:right w:val="none" w:sz="0" w:space="0" w:color="auto"/>
      </w:divBdr>
    </w:div>
    <w:div w:id="1354764444">
      <w:bodyDiv w:val="1"/>
      <w:marLeft w:val="0"/>
      <w:marRight w:val="0"/>
      <w:marTop w:val="0"/>
      <w:marBottom w:val="0"/>
      <w:divBdr>
        <w:top w:val="none" w:sz="0" w:space="0" w:color="auto"/>
        <w:left w:val="none" w:sz="0" w:space="0" w:color="auto"/>
        <w:bottom w:val="none" w:sz="0" w:space="0" w:color="auto"/>
        <w:right w:val="none" w:sz="0" w:space="0" w:color="auto"/>
      </w:divBdr>
    </w:div>
    <w:div w:id="1355184600">
      <w:bodyDiv w:val="1"/>
      <w:marLeft w:val="0"/>
      <w:marRight w:val="0"/>
      <w:marTop w:val="0"/>
      <w:marBottom w:val="0"/>
      <w:divBdr>
        <w:top w:val="none" w:sz="0" w:space="0" w:color="auto"/>
        <w:left w:val="none" w:sz="0" w:space="0" w:color="auto"/>
        <w:bottom w:val="none" w:sz="0" w:space="0" w:color="auto"/>
        <w:right w:val="none" w:sz="0" w:space="0" w:color="auto"/>
      </w:divBdr>
    </w:div>
    <w:div w:id="1358850863">
      <w:bodyDiv w:val="1"/>
      <w:marLeft w:val="0"/>
      <w:marRight w:val="0"/>
      <w:marTop w:val="0"/>
      <w:marBottom w:val="0"/>
      <w:divBdr>
        <w:top w:val="none" w:sz="0" w:space="0" w:color="auto"/>
        <w:left w:val="none" w:sz="0" w:space="0" w:color="auto"/>
        <w:bottom w:val="none" w:sz="0" w:space="0" w:color="auto"/>
        <w:right w:val="none" w:sz="0" w:space="0" w:color="auto"/>
      </w:divBdr>
    </w:div>
    <w:div w:id="1361319751">
      <w:bodyDiv w:val="1"/>
      <w:marLeft w:val="0"/>
      <w:marRight w:val="0"/>
      <w:marTop w:val="0"/>
      <w:marBottom w:val="0"/>
      <w:divBdr>
        <w:top w:val="none" w:sz="0" w:space="0" w:color="auto"/>
        <w:left w:val="none" w:sz="0" w:space="0" w:color="auto"/>
        <w:bottom w:val="none" w:sz="0" w:space="0" w:color="auto"/>
        <w:right w:val="none" w:sz="0" w:space="0" w:color="auto"/>
      </w:divBdr>
    </w:div>
    <w:div w:id="1363047825">
      <w:bodyDiv w:val="1"/>
      <w:marLeft w:val="0"/>
      <w:marRight w:val="0"/>
      <w:marTop w:val="0"/>
      <w:marBottom w:val="0"/>
      <w:divBdr>
        <w:top w:val="none" w:sz="0" w:space="0" w:color="auto"/>
        <w:left w:val="none" w:sz="0" w:space="0" w:color="auto"/>
        <w:bottom w:val="none" w:sz="0" w:space="0" w:color="auto"/>
        <w:right w:val="none" w:sz="0" w:space="0" w:color="auto"/>
      </w:divBdr>
    </w:div>
    <w:div w:id="1367415445">
      <w:bodyDiv w:val="1"/>
      <w:marLeft w:val="0"/>
      <w:marRight w:val="0"/>
      <w:marTop w:val="0"/>
      <w:marBottom w:val="0"/>
      <w:divBdr>
        <w:top w:val="none" w:sz="0" w:space="0" w:color="auto"/>
        <w:left w:val="none" w:sz="0" w:space="0" w:color="auto"/>
        <w:bottom w:val="none" w:sz="0" w:space="0" w:color="auto"/>
        <w:right w:val="none" w:sz="0" w:space="0" w:color="auto"/>
      </w:divBdr>
    </w:div>
    <w:div w:id="1372149255">
      <w:bodyDiv w:val="1"/>
      <w:marLeft w:val="0"/>
      <w:marRight w:val="0"/>
      <w:marTop w:val="0"/>
      <w:marBottom w:val="0"/>
      <w:divBdr>
        <w:top w:val="none" w:sz="0" w:space="0" w:color="auto"/>
        <w:left w:val="none" w:sz="0" w:space="0" w:color="auto"/>
        <w:bottom w:val="none" w:sz="0" w:space="0" w:color="auto"/>
        <w:right w:val="none" w:sz="0" w:space="0" w:color="auto"/>
      </w:divBdr>
    </w:div>
    <w:div w:id="1374422490">
      <w:bodyDiv w:val="1"/>
      <w:marLeft w:val="0"/>
      <w:marRight w:val="0"/>
      <w:marTop w:val="0"/>
      <w:marBottom w:val="0"/>
      <w:divBdr>
        <w:top w:val="none" w:sz="0" w:space="0" w:color="auto"/>
        <w:left w:val="none" w:sz="0" w:space="0" w:color="auto"/>
        <w:bottom w:val="none" w:sz="0" w:space="0" w:color="auto"/>
        <w:right w:val="none" w:sz="0" w:space="0" w:color="auto"/>
      </w:divBdr>
    </w:div>
    <w:div w:id="1375427478">
      <w:bodyDiv w:val="1"/>
      <w:marLeft w:val="0"/>
      <w:marRight w:val="0"/>
      <w:marTop w:val="0"/>
      <w:marBottom w:val="0"/>
      <w:divBdr>
        <w:top w:val="none" w:sz="0" w:space="0" w:color="auto"/>
        <w:left w:val="none" w:sz="0" w:space="0" w:color="auto"/>
        <w:bottom w:val="none" w:sz="0" w:space="0" w:color="auto"/>
        <w:right w:val="none" w:sz="0" w:space="0" w:color="auto"/>
      </w:divBdr>
    </w:div>
    <w:div w:id="1380473516">
      <w:bodyDiv w:val="1"/>
      <w:marLeft w:val="0"/>
      <w:marRight w:val="0"/>
      <w:marTop w:val="0"/>
      <w:marBottom w:val="0"/>
      <w:divBdr>
        <w:top w:val="none" w:sz="0" w:space="0" w:color="auto"/>
        <w:left w:val="none" w:sz="0" w:space="0" w:color="auto"/>
        <w:bottom w:val="none" w:sz="0" w:space="0" w:color="auto"/>
        <w:right w:val="none" w:sz="0" w:space="0" w:color="auto"/>
      </w:divBdr>
    </w:div>
    <w:div w:id="1394888486">
      <w:bodyDiv w:val="1"/>
      <w:marLeft w:val="0"/>
      <w:marRight w:val="0"/>
      <w:marTop w:val="0"/>
      <w:marBottom w:val="0"/>
      <w:divBdr>
        <w:top w:val="none" w:sz="0" w:space="0" w:color="auto"/>
        <w:left w:val="none" w:sz="0" w:space="0" w:color="auto"/>
        <w:bottom w:val="none" w:sz="0" w:space="0" w:color="auto"/>
        <w:right w:val="none" w:sz="0" w:space="0" w:color="auto"/>
      </w:divBdr>
    </w:div>
    <w:div w:id="1397782918">
      <w:bodyDiv w:val="1"/>
      <w:marLeft w:val="0"/>
      <w:marRight w:val="0"/>
      <w:marTop w:val="0"/>
      <w:marBottom w:val="0"/>
      <w:divBdr>
        <w:top w:val="none" w:sz="0" w:space="0" w:color="auto"/>
        <w:left w:val="none" w:sz="0" w:space="0" w:color="auto"/>
        <w:bottom w:val="none" w:sz="0" w:space="0" w:color="auto"/>
        <w:right w:val="none" w:sz="0" w:space="0" w:color="auto"/>
      </w:divBdr>
    </w:div>
    <w:div w:id="1398238643">
      <w:bodyDiv w:val="1"/>
      <w:marLeft w:val="0"/>
      <w:marRight w:val="0"/>
      <w:marTop w:val="0"/>
      <w:marBottom w:val="0"/>
      <w:divBdr>
        <w:top w:val="none" w:sz="0" w:space="0" w:color="auto"/>
        <w:left w:val="none" w:sz="0" w:space="0" w:color="auto"/>
        <w:bottom w:val="none" w:sz="0" w:space="0" w:color="auto"/>
        <w:right w:val="none" w:sz="0" w:space="0" w:color="auto"/>
      </w:divBdr>
    </w:div>
    <w:div w:id="1399088597">
      <w:bodyDiv w:val="1"/>
      <w:marLeft w:val="0"/>
      <w:marRight w:val="0"/>
      <w:marTop w:val="0"/>
      <w:marBottom w:val="0"/>
      <w:divBdr>
        <w:top w:val="none" w:sz="0" w:space="0" w:color="auto"/>
        <w:left w:val="none" w:sz="0" w:space="0" w:color="auto"/>
        <w:bottom w:val="none" w:sz="0" w:space="0" w:color="auto"/>
        <w:right w:val="none" w:sz="0" w:space="0" w:color="auto"/>
      </w:divBdr>
    </w:div>
    <w:div w:id="1400638799">
      <w:bodyDiv w:val="1"/>
      <w:marLeft w:val="0"/>
      <w:marRight w:val="0"/>
      <w:marTop w:val="0"/>
      <w:marBottom w:val="0"/>
      <w:divBdr>
        <w:top w:val="none" w:sz="0" w:space="0" w:color="auto"/>
        <w:left w:val="none" w:sz="0" w:space="0" w:color="auto"/>
        <w:bottom w:val="none" w:sz="0" w:space="0" w:color="auto"/>
        <w:right w:val="none" w:sz="0" w:space="0" w:color="auto"/>
      </w:divBdr>
    </w:div>
    <w:div w:id="1408500027">
      <w:bodyDiv w:val="1"/>
      <w:marLeft w:val="0"/>
      <w:marRight w:val="0"/>
      <w:marTop w:val="0"/>
      <w:marBottom w:val="0"/>
      <w:divBdr>
        <w:top w:val="none" w:sz="0" w:space="0" w:color="auto"/>
        <w:left w:val="none" w:sz="0" w:space="0" w:color="auto"/>
        <w:bottom w:val="none" w:sz="0" w:space="0" w:color="auto"/>
        <w:right w:val="none" w:sz="0" w:space="0" w:color="auto"/>
      </w:divBdr>
    </w:div>
    <w:div w:id="1411541582">
      <w:bodyDiv w:val="1"/>
      <w:marLeft w:val="0"/>
      <w:marRight w:val="0"/>
      <w:marTop w:val="0"/>
      <w:marBottom w:val="0"/>
      <w:divBdr>
        <w:top w:val="none" w:sz="0" w:space="0" w:color="auto"/>
        <w:left w:val="none" w:sz="0" w:space="0" w:color="auto"/>
        <w:bottom w:val="none" w:sz="0" w:space="0" w:color="auto"/>
        <w:right w:val="none" w:sz="0" w:space="0" w:color="auto"/>
      </w:divBdr>
    </w:div>
    <w:div w:id="1411731616">
      <w:bodyDiv w:val="1"/>
      <w:marLeft w:val="0"/>
      <w:marRight w:val="0"/>
      <w:marTop w:val="0"/>
      <w:marBottom w:val="0"/>
      <w:divBdr>
        <w:top w:val="none" w:sz="0" w:space="0" w:color="auto"/>
        <w:left w:val="none" w:sz="0" w:space="0" w:color="auto"/>
        <w:bottom w:val="none" w:sz="0" w:space="0" w:color="auto"/>
        <w:right w:val="none" w:sz="0" w:space="0" w:color="auto"/>
      </w:divBdr>
    </w:div>
    <w:div w:id="1412776416">
      <w:bodyDiv w:val="1"/>
      <w:marLeft w:val="0"/>
      <w:marRight w:val="0"/>
      <w:marTop w:val="0"/>
      <w:marBottom w:val="0"/>
      <w:divBdr>
        <w:top w:val="none" w:sz="0" w:space="0" w:color="auto"/>
        <w:left w:val="none" w:sz="0" w:space="0" w:color="auto"/>
        <w:bottom w:val="none" w:sz="0" w:space="0" w:color="auto"/>
        <w:right w:val="none" w:sz="0" w:space="0" w:color="auto"/>
      </w:divBdr>
    </w:div>
    <w:div w:id="1414473598">
      <w:bodyDiv w:val="1"/>
      <w:marLeft w:val="0"/>
      <w:marRight w:val="0"/>
      <w:marTop w:val="0"/>
      <w:marBottom w:val="0"/>
      <w:divBdr>
        <w:top w:val="none" w:sz="0" w:space="0" w:color="auto"/>
        <w:left w:val="none" w:sz="0" w:space="0" w:color="auto"/>
        <w:bottom w:val="none" w:sz="0" w:space="0" w:color="auto"/>
        <w:right w:val="none" w:sz="0" w:space="0" w:color="auto"/>
      </w:divBdr>
    </w:div>
    <w:div w:id="1416978519">
      <w:bodyDiv w:val="1"/>
      <w:marLeft w:val="0"/>
      <w:marRight w:val="0"/>
      <w:marTop w:val="0"/>
      <w:marBottom w:val="0"/>
      <w:divBdr>
        <w:top w:val="none" w:sz="0" w:space="0" w:color="auto"/>
        <w:left w:val="none" w:sz="0" w:space="0" w:color="auto"/>
        <w:bottom w:val="none" w:sz="0" w:space="0" w:color="auto"/>
        <w:right w:val="none" w:sz="0" w:space="0" w:color="auto"/>
      </w:divBdr>
    </w:div>
    <w:div w:id="1418476529">
      <w:bodyDiv w:val="1"/>
      <w:marLeft w:val="0"/>
      <w:marRight w:val="0"/>
      <w:marTop w:val="0"/>
      <w:marBottom w:val="0"/>
      <w:divBdr>
        <w:top w:val="none" w:sz="0" w:space="0" w:color="auto"/>
        <w:left w:val="none" w:sz="0" w:space="0" w:color="auto"/>
        <w:bottom w:val="none" w:sz="0" w:space="0" w:color="auto"/>
        <w:right w:val="none" w:sz="0" w:space="0" w:color="auto"/>
      </w:divBdr>
    </w:div>
    <w:div w:id="1419014725">
      <w:bodyDiv w:val="1"/>
      <w:marLeft w:val="0"/>
      <w:marRight w:val="0"/>
      <w:marTop w:val="0"/>
      <w:marBottom w:val="0"/>
      <w:divBdr>
        <w:top w:val="none" w:sz="0" w:space="0" w:color="auto"/>
        <w:left w:val="none" w:sz="0" w:space="0" w:color="auto"/>
        <w:bottom w:val="none" w:sz="0" w:space="0" w:color="auto"/>
        <w:right w:val="none" w:sz="0" w:space="0" w:color="auto"/>
      </w:divBdr>
    </w:div>
    <w:div w:id="1425035670">
      <w:bodyDiv w:val="1"/>
      <w:marLeft w:val="0"/>
      <w:marRight w:val="0"/>
      <w:marTop w:val="0"/>
      <w:marBottom w:val="0"/>
      <w:divBdr>
        <w:top w:val="none" w:sz="0" w:space="0" w:color="auto"/>
        <w:left w:val="none" w:sz="0" w:space="0" w:color="auto"/>
        <w:bottom w:val="none" w:sz="0" w:space="0" w:color="auto"/>
        <w:right w:val="none" w:sz="0" w:space="0" w:color="auto"/>
      </w:divBdr>
    </w:div>
    <w:div w:id="1431312782">
      <w:bodyDiv w:val="1"/>
      <w:marLeft w:val="0"/>
      <w:marRight w:val="0"/>
      <w:marTop w:val="0"/>
      <w:marBottom w:val="0"/>
      <w:divBdr>
        <w:top w:val="none" w:sz="0" w:space="0" w:color="auto"/>
        <w:left w:val="none" w:sz="0" w:space="0" w:color="auto"/>
        <w:bottom w:val="none" w:sz="0" w:space="0" w:color="auto"/>
        <w:right w:val="none" w:sz="0" w:space="0" w:color="auto"/>
      </w:divBdr>
    </w:div>
    <w:div w:id="1431775136">
      <w:bodyDiv w:val="1"/>
      <w:marLeft w:val="0"/>
      <w:marRight w:val="0"/>
      <w:marTop w:val="0"/>
      <w:marBottom w:val="0"/>
      <w:divBdr>
        <w:top w:val="none" w:sz="0" w:space="0" w:color="auto"/>
        <w:left w:val="none" w:sz="0" w:space="0" w:color="auto"/>
        <w:bottom w:val="none" w:sz="0" w:space="0" w:color="auto"/>
        <w:right w:val="none" w:sz="0" w:space="0" w:color="auto"/>
      </w:divBdr>
    </w:div>
    <w:div w:id="1434396229">
      <w:bodyDiv w:val="1"/>
      <w:marLeft w:val="0"/>
      <w:marRight w:val="0"/>
      <w:marTop w:val="0"/>
      <w:marBottom w:val="0"/>
      <w:divBdr>
        <w:top w:val="none" w:sz="0" w:space="0" w:color="auto"/>
        <w:left w:val="none" w:sz="0" w:space="0" w:color="auto"/>
        <w:bottom w:val="none" w:sz="0" w:space="0" w:color="auto"/>
        <w:right w:val="none" w:sz="0" w:space="0" w:color="auto"/>
      </w:divBdr>
    </w:div>
    <w:div w:id="1444954199">
      <w:bodyDiv w:val="1"/>
      <w:marLeft w:val="0"/>
      <w:marRight w:val="0"/>
      <w:marTop w:val="0"/>
      <w:marBottom w:val="0"/>
      <w:divBdr>
        <w:top w:val="none" w:sz="0" w:space="0" w:color="auto"/>
        <w:left w:val="none" w:sz="0" w:space="0" w:color="auto"/>
        <w:bottom w:val="none" w:sz="0" w:space="0" w:color="auto"/>
        <w:right w:val="none" w:sz="0" w:space="0" w:color="auto"/>
      </w:divBdr>
    </w:div>
    <w:div w:id="1445923452">
      <w:bodyDiv w:val="1"/>
      <w:marLeft w:val="0"/>
      <w:marRight w:val="0"/>
      <w:marTop w:val="0"/>
      <w:marBottom w:val="0"/>
      <w:divBdr>
        <w:top w:val="none" w:sz="0" w:space="0" w:color="auto"/>
        <w:left w:val="none" w:sz="0" w:space="0" w:color="auto"/>
        <w:bottom w:val="none" w:sz="0" w:space="0" w:color="auto"/>
        <w:right w:val="none" w:sz="0" w:space="0" w:color="auto"/>
      </w:divBdr>
    </w:div>
    <w:div w:id="1457797239">
      <w:bodyDiv w:val="1"/>
      <w:marLeft w:val="0"/>
      <w:marRight w:val="0"/>
      <w:marTop w:val="0"/>
      <w:marBottom w:val="0"/>
      <w:divBdr>
        <w:top w:val="none" w:sz="0" w:space="0" w:color="auto"/>
        <w:left w:val="none" w:sz="0" w:space="0" w:color="auto"/>
        <w:bottom w:val="none" w:sz="0" w:space="0" w:color="auto"/>
        <w:right w:val="none" w:sz="0" w:space="0" w:color="auto"/>
      </w:divBdr>
    </w:div>
    <w:div w:id="1458134885">
      <w:bodyDiv w:val="1"/>
      <w:marLeft w:val="0"/>
      <w:marRight w:val="0"/>
      <w:marTop w:val="0"/>
      <w:marBottom w:val="0"/>
      <w:divBdr>
        <w:top w:val="none" w:sz="0" w:space="0" w:color="auto"/>
        <w:left w:val="none" w:sz="0" w:space="0" w:color="auto"/>
        <w:bottom w:val="none" w:sz="0" w:space="0" w:color="auto"/>
        <w:right w:val="none" w:sz="0" w:space="0" w:color="auto"/>
      </w:divBdr>
    </w:div>
    <w:div w:id="1458572075">
      <w:bodyDiv w:val="1"/>
      <w:marLeft w:val="0"/>
      <w:marRight w:val="0"/>
      <w:marTop w:val="0"/>
      <w:marBottom w:val="0"/>
      <w:divBdr>
        <w:top w:val="none" w:sz="0" w:space="0" w:color="auto"/>
        <w:left w:val="none" w:sz="0" w:space="0" w:color="auto"/>
        <w:bottom w:val="none" w:sz="0" w:space="0" w:color="auto"/>
        <w:right w:val="none" w:sz="0" w:space="0" w:color="auto"/>
      </w:divBdr>
    </w:div>
    <w:div w:id="1466392648">
      <w:bodyDiv w:val="1"/>
      <w:marLeft w:val="0"/>
      <w:marRight w:val="0"/>
      <w:marTop w:val="0"/>
      <w:marBottom w:val="0"/>
      <w:divBdr>
        <w:top w:val="none" w:sz="0" w:space="0" w:color="auto"/>
        <w:left w:val="none" w:sz="0" w:space="0" w:color="auto"/>
        <w:bottom w:val="none" w:sz="0" w:space="0" w:color="auto"/>
        <w:right w:val="none" w:sz="0" w:space="0" w:color="auto"/>
      </w:divBdr>
    </w:div>
    <w:div w:id="1467775330">
      <w:bodyDiv w:val="1"/>
      <w:marLeft w:val="0"/>
      <w:marRight w:val="0"/>
      <w:marTop w:val="0"/>
      <w:marBottom w:val="0"/>
      <w:divBdr>
        <w:top w:val="none" w:sz="0" w:space="0" w:color="auto"/>
        <w:left w:val="none" w:sz="0" w:space="0" w:color="auto"/>
        <w:bottom w:val="none" w:sz="0" w:space="0" w:color="auto"/>
        <w:right w:val="none" w:sz="0" w:space="0" w:color="auto"/>
      </w:divBdr>
    </w:div>
    <w:div w:id="1470711473">
      <w:bodyDiv w:val="1"/>
      <w:marLeft w:val="0"/>
      <w:marRight w:val="0"/>
      <w:marTop w:val="0"/>
      <w:marBottom w:val="0"/>
      <w:divBdr>
        <w:top w:val="none" w:sz="0" w:space="0" w:color="auto"/>
        <w:left w:val="none" w:sz="0" w:space="0" w:color="auto"/>
        <w:bottom w:val="none" w:sz="0" w:space="0" w:color="auto"/>
        <w:right w:val="none" w:sz="0" w:space="0" w:color="auto"/>
      </w:divBdr>
    </w:div>
    <w:div w:id="1472669581">
      <w:bodyDiv w:val="1"/>
      <w:marLeft w:val="0"/>
      <w:marRight w:val="0"/>
      <w:marTop w:val="0"/>
      <w:marBottom w:val="0"/>
      <w:divBdr>
        <w:top w:val="none" w:sz="0" w:space="0" w:color="auto"/>
        <w:left w:val="none" w:sz="0" w:space="0" w:color="auto"/>
        <w:bottom w:val="none" w:sz="0" w:space="0" w:color="auto"/>
        <w:right w:val="none" w:sz="0" w:space="0" w:color="auto"/>
      </w:divBdr>
      <w:divsChild>
        <w:div w:id="716275379">
          <w:marLeft w:val="0"/>
          <w:marRight w:val="0"/>
          <w:marTop w:val="0"/>
          <w:marBottom w:val="0"/>
          <w:divBdr>
            <w:top w:val="none" w:sz="0" w:space="0" w:color="auto"/>
            <w:left w:val="none" w:sz="0" w:space="0" w:color="auto"/>
            <w:bottom w:val="none" w:sz="0" w:space="0" w:color="auto"/>
            <w:right w:val="none" w:sz="0" w:space="0" w:color="auto"/>
          </w:divBdr>
          <w:divsChild>
            <w:div w:id="1838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0505">
      <w:bodyDiv w:val="1"/>
      <w:marLeft w:val="0"/>
      <w:marRight w:val="0"/>
      <w:marTop w:val="0"/>
      <w:marBottom w:val="0"/>
      <w:divBdr>
        <w:top w:val="none" w:sz="0" w:space="0" w:color="auto"/>
        <w:left w:val="none" w:sz="0" w:space="0" w:color="auto"/>
        <w:bottom w:val="none" w:sz="0" w:space="0" w:color="auto"/>
        <w:right w:val="none" w:sz="0" w:space="0" w:color="auto"/>
      </w:divBdr>
    </w:div>
    <w:div w:id="1476332169">
      <w:bodyDiv w:val="1"/>
      <w:marLeft w:val="0"/>
      <w:marRight w:val="0"/>
      <w:marTop w:val="0"/>
      <w:marBottom w:val="0"/>
      <w:divBdr>
        <w:top w:val="none" w:sz="0" w:space="0" w:color="auto"/>
        <w:left w:val="none" w:sz="0" w:space="0" w:color="auto"/>
        <w:bottom w:val="none" w:sz="0" w:space="0" w:color="auto"/>
        <w:right w:val="none" w:sz="0" w:space="0" w:color="auto"/>
      </w:divBdr>
    </w:div>
    <w:div w:id="1484200462">
      <w:bodyDiv w:val="1"/>
      <w:marLeft w:val="0"/>
      <w:marRight w:val="0"/>
      <w:marTop w:val="0"/>
      <w:marBottom w:val="0"/>
      <w:divBdr>
        <w:top w:val="none" w:sz="0" w:space="0" w:color="auto"/>
        <w:left w:val="none" w:sz="0" w:space="0" w:color="auto"/>
        <w:bottom w:val="none" w:sz="0" w:space="0" w:color="auto"/>
        <w:right w:val="none" w:sz="0" w:space="0" w:color="auto"/>
      </w:divBdr>
    </w:div>
    <w:div w:id="1491091902">
      <w:bodyDiv w:val="1"/>
      <w:marLeft w:val="0"/>
      <w:marRight w:val="0"/>
      <w:marTop w:val="0"/>
      <w:marBottom w:val="0"/>
      <w:divBdr>
        <w:top w:val="none" w:sz="0" w:space="0" w:color="auto"/>
        <w:left w:val="none" w:sz="0" w:space="0" w:color="auto"/>
        <w:bottom w:val="none" w:sz="0" w:space="0" w:color="auto"/>
        <w:right w:val="none" w:sz="0" w:space="0" w:color="auto"/>
      </w:divBdr>
    </w:div>
    <w:div w:id="1491826854">
      <w:bodyDiv w:val="1"/>
      <w:marLeft w:val="0"/>
      <w:marRight w:val="0"/>
      <w:marTop w:val="0"/>
      <w:marBottom w:val="0"/>
      <w:divBdr>
        <w:top w:val="none" w:sz="0" w:space="0" w:color="auto"/>
        <w:left w:val="none" w:sz="0" w:space="0" w:color="auto"/>
        <w:bottom w:val="none" w:sz="0" w:space="0" w:color="auto"/>
        <w:right w:val="none" w:sz="0" w:space="0" w:color="auto"/>
      </w:divBdr>
    </w:div>
    <w:div w:id="1497332805">
      <w:bodyDiv w:val="1"/>
      <w:marLeft w:val="0"/>
      <w:marRight w:val="0"/>
      <w:marTop w:val="0"/>
      <w:marBottom w:val="0"/>
      <w:divBdr>
        <w:top w:val="none" w:sz="0" w:space="0" w:color="auto"/>
        <w:left w:val="none" w:sz="0" w:space="0" w:color="auto"/>
        <w:bottom w:val="none" w:sz="0" w:space="0" w:color="auto"/>
        <w:right w:val="none" w:sz="0" w:space="0" w:color="auto"/>
      </w:divBdr>
    </w:div>
    <w:div w:id="1498692441">
      <w:bodyDiv w:val="1"/>
      <w:marLeft w:val="0"/>
      <w:marRight w:val="0"/>
      <w:marTop w:val="0"/>
      <w:marBottom w:val="0"/>
      <w:divBdr>
        <w:top w:val="none" w:sz="0" w:space="0" w:color="auto"/>
        <w:left w:val="none" w:sz="0" w:space="0" w:color="auto"/>
        <w:bottom w:val="none" w:sz="0" w:space="0" w:color="auto"/>
        <w:right w:val="none" w:sz="0" w:space="0" w:color="auto"/>
      </w:divBdr>
    </w:div>
    <w:div w:id="1498956803">
      <w:bodyDiv w:val="1"/>
      <w:marLeft w:val="0"/>
      <w:marRight w:val="0"/>
      <w:marTop w:val="0"/>
      <w:marBottom w:val="0"/>
      <w:divBdr>
        <w:top w:val="none" w:sz="0" w:space="0" w:color="auto"/>
        <w:left w:val="none" w:sz="0" w:space="0" w:color="auto"/>
        <w:bottom w:val="none" w:sz="0" w:space="0" w:color="auto"/>
        <w:right w:val="none" w:sz="0" w:space="0" w:color="auto"/>
      </w:divBdr>
    </w:div>
    <w:div w:id="1507330185">
      <w:bodyDiv w:val="1"/>
      <w:marLeft w:val="0"/>
      <w:marRight w:val="0"/>
      <w:marTop w:val="0"/>
      <w:marBottom w:val="0"/>
      <w:divBdr>
        <w:top w:val="none" w:sz="0" w:space="0" w:color="auto"/>
        <w:left w:val="none" w:sz="0" w:space="0" w:color="auto"/>
        <w:bottom w:val="none" w:sz="0" w:space="0" w:color="auto"/>
        <w:right w:val="none" w:sz="0" w:space="0" w:color="auto"/>
      </w:divBdr>
    </w:div>
    <w:div w:id="1510564823">
      <w:bodyDiv w:val="1"/>
      <w:marLeft w:val="0"/>
      <w:marRight w:val="0"/>
      <w:marTop w:val="0"/>
      <w:marBottom w:val="0"/>
      <w:divBdr>
        <w:top w:val="none" w:sz="0" w:space="0" w:color="auto"/>
        <w:left w:val="none" w:sz="0" w:space="0" w:color="auto"/>
        <w:bottom w:val="none" w:sz="0" w:space="0" w:color="auto"/>
        <w:right w:val="none" w:sz="0" w:space="0" w:color="auto"/>
      </w:divBdr>
    </w:div>
    <w:div w:id="1515803684">
      <w:bodyDiv w:val="1"/>
      <w:marLeft w:val="0"/>
      <w:marRight w:val="0"/>
      <w:marTop w:val="0"/>
      <w:marBottom w:val="0"/>
      <w:divBdr>
        <w:top w:val="none" w:sz="0" w:space="0" w:color="auto"/>
        <w:left w:val="none" w:sz="0" w:space="0" w:color="auto"/>
        <w:bottom w:val="none" w:sz="0" w:space="0" w:color="auto"/>
        <w:right w:val="none" w:sz="0" w:space="0" w:color="auto"/>
      </w:divBdr>
    </w:div>
    <w:div w:id="1516847256">
      <w:bodyDiv w:val="1"/>
      <w:marLeft w:val="0"/>
      <w:marRight w:val="0"/>
      <w:marTop w:val="0"/>
      <w:marBottom w:val="0"/>
      <w:divBdr>
        <w:top w:val="none" w:sz="0" w:space="0" w:color="auto"/>
        <w:left w:val="none" w:sz="0" w:space="0" w:color="auto"/>
        <w:bottom w:val="none" w:sz="0" w:space="0" w:color="auto"/>
        <w:right w:val="none" w:sz="0" w:space="0" w:color="auto"/>
      </w:divBdr>
    </w:div>
    <w:div w:id="1543442981">
      <w:bodyDiv w:val="1"/>
      <w:marLeft w:val="0"/>
      <w:marRight w:val="0"/>
      <w:marTop w:val="0"/>
      <w:marBottom w:val="0"/>
      <w:divBdr>
        <w:top w:val="none" w:sz="0" w:space="0" w:color="auto"/>
        <w:left w:val="none" w:sz="0" w:space="0" w:color="auto"/>
        <w:bottom w:val="none" w:sz="0" w:space="0" w:color="auto"/>
        <w:right w:val="none" w:sz="0" w:space="0" w:color="auto"/>
      </w:divBdr>
    </w:div>
    <w:div w:id="1543981675">
      <w:bodyDiv w:val="1"/>
      <w:marLeft w:val="0"/>
      <w:marRight w:val="0"/>
      <w:marTop w:val="0"/>
      <w:marBottom w:val="0"/>
      <w:divBdr>
        <w:top w:val="none" w:sz="0" w:space="0" w:color="auto"/>
        <w:left w:val="none" w:sz="0" w:space="0" w:color="auto"/>
        <w:bottom w:val="none" w:sz="0" w:space="0" w:color="auto"/>
        <w:right w:val="none" w:sz="0" w:space="0" w:color="auto"/>
      </w:divBdr>
    </w:div>
    <w:div w:id="1546715571">
      <w:bodyDiv w:val="1"/>
      <w:marLeft w:val="0"/>
      <w:marRight w:val="0"/>
      <w:marTop w:val="0"/>
      <w:marBottom w:val="0"/>
      <w:divBdr>
        <w:top w:val="none" w:sz="0" w:space="0" w:color="auto"/>
        <w:left w:val="none" w:sz="0" w:space="0" w:color="auto"/>
        <w:bottom w:val="none" w:sz="0" w:space="0" w:color="auto"/>
        <w:right w:val="none" w:sz="0" w:space="0" w:color="auto"/>
      </w:divBdr>
    </w:div>
    <w:div w:id="1549803571">
      <w:bodyDiv w:val="1"/>
      <w:marLeft w:val="0"/>
      <w:marRight w:val="0"/>
      <w:marTop w:val="0"/>
      <w:marBottom w:val="0"/>
      <w:divBdr>
        <w:top w:val="none" w:sz="0" w:space="0" w:color="auto"/>
        <w:left w:val="none" w:sz="0" w:space="0" w:color="auto"/>
        <w:bottom w:val="none" w:sz="0" w:space="0" w:color="auto"/>
        <w:right w:val="none" w:sz="0" w:space="0" w:color="auto"/>
      </w:divBdr>
    </w:div>
    <w:div w:id="1558128609">
      <w:bodyDiv w:val="1"/>
      <w:marLeft w:val="0"/>
      <w:marRight w:val="0"/>
      <w:marTop w:val="0"/>
      <w:marBottom w:val="0"/>
      <w:divBdr>
        <w:top w:val="none" w:sz="0" w:space="0" w:color="auto"/>
        <w:left w:val="none" w:sz="0" w:space="0" w:color="auto"/>
        <w:bottom w:val="none" w:sz="0" w:space="0" w:color="auto"/>
        <w:right w:val="none" w:sz="0" w:space="0" w:color="auto"/>
      </w:divBdr>
    </w:div>
    <w:div w:id="1561091987">
      <w:bodyDiv w:val="1"/>
      <w:marLeft w:val="0"/>
      <w:marRight w:val="0"/>
      <w:marTop w:val="0"/>
      <w:marBottom w:val="0"/>
      <w:divBdr>
        <w:top w:val="none" w:sz="0" w:space="0" w:color="auto"/>
        <w:left w:val="none" w:sz="0" w:space="0" w:color="auto"/>
        <w:bottom w:val="none" w:sz="0" w:space="0" w:color="auto"/>
        <w:right w:val="none" w:sz="0" w:space="0" w:color="auto"/>
      </w:divBdr>
    </w:div>
    <w:div w:id="1564637428">
      <w:bodyDiv w:val="1"/>
      <w:marLeft w:val="0"/>
      <w:marRight w:val="0"/>
      <w:marTop w:val="0"/>
      <w:marBottom w:val="0"/>
      <w:divBdr>
        <w:top w:val="none" w:sz="0" w:space="0" w:color="auto"/>
        <w:left w:val="none" w:sz="0" w:space="0" w:color="auto"/>
        <w:bottom w:val="none" w:sz="0" w:space="0" w:color="auto"/>
        <w:right w:val="none" w:sz="0" w:space="0" w:color="auto"/>
      </w:divBdr>
    </w:div>
    <w:div w:id="1564750866">
      <w:bodyDiv w:val="1"/>
      <w:marLeft w:val="0"/>
      <w:marRight w:val="0"/>
      <w:marTop w:val="0"/>
      <w:marBottom w:val="0"/>
      <w:divBdr>
        <w:top w:val="none" w:sz="0" w:space="0" w:color="auto"/>
        <w:left w:val="none" w:sz="0" w:space="0" w:color="auto"/>
        <w:bottom w:val="none" w:sz="0" w:space="0" w:color="auto"/>
        <w:right w:val="none" w:sz="0" w:space="0" w:color="auto"/>
      </w:divBdr>
    </w:div>
    <w:div w:id="1567689220">
      <w:bodyDiv w:val="1"/>
      <w:marLeft w:val="0"/>
      <w:marRight w:val="0"/>
      <w:marTop w:val="0"/>
      <w:marBottom w:val="0"/>
      <w:divBdr>
        <w:top w:val="none" w:sz="0" w:space="0" w:color="auto"/>
        <w:left w:val="none" w:sz="0" w:space="0" w:color="auto"/>
        <w:bottom w:val="none" w:sz="0" w:space="0" w:color="auto"/>
        <w:right w:val="none" w:sz="0" w:space="0" w:color="auto"/>
      </w:divBdr>
    </w:div>
    <w:div w:id="1574437448">
      <w:bodyDiv w:val="1"/>
      <w:marLeft w:val="0"/>
      <w:marRight w:val="0"/>
      <w:marTop w:val="0"/>
      <w:marBottom w:val="0"/>
      <w:divBdr>
        <w:top w:val="none" w:sz="0" w:space="0" w:color="auto"/>
        <w:left w:val="none" w:sz="0" w:space="0" w:color="auto"/>
        <w:bottom w:val="none" w:sz="0" w:space="0" w:color="auto"/>
        <w:right w:val="none" w:sz="0" w:space="0" w:color="auto"/>
      </w:divBdr>
    </w:div>
    <w:div w:id="1574661309">
      <w:bodyDiv w:val="1"/>
      <w:marLeft w:val="0"/>
      <w:marRight w:val="0"/>
      <w:marTop w:val="0"/>
      <w:marBottom w:val="0"/>
      <w:divBdr>
        <w:top w:val="none" w:sz="0" w:space="0" w:color="auto"/>
        <w:left w:val="none" w:sz="0" w:space="0" w:color="auto"/>
        <w:bottom w:val="none" w:sz="0" w:space="0" w:color="auto"/>
        <w:right w:val="none" w:sz="0" w:space="0" w:color="auto"/>
      </w:divBdr>
    </w:div>
    <w:div w:id="1576623537">
      <w:bodyDiv w:val="1"/>
      <w:marLeft w:val="0"/>
      <w:marRight w:val="0"/>
      <w:marTop w:val="0"/>
      <w:marBottom w:val="0"/>
      <w:divBdr>
        <w:top w:val="none" w:sz="0" w:space="0" w:color="auto"/>
        <w:left w:val="none" w:sz="0" w:space="0" w:color="auto"/>
        <w:bottom w:val="none" w:sz="0" w:space="0" w:color="auto"/>
        <w:right w:val="none" w:sz="0" w:space="0" w:color="auto"/>
      </w:divBdr>
    </w:div>
    <w:div w:id="1581477718">
      <w:bodyDiv w:val="1"/>
      <w:marLeft w:val="0"/>
      <w:marRight w:val="0"/>
      <w:marTop w:val="0"/>
      <w:marBottom w:val="0"/>
      <w:divBdr>
        <w:top w:val="none" w:sz="0" w:space="0" w:color="auto"/>
        <w:left w:val="none" w:sz="0" w:space="0" w:color="auto"/>
        <w:bottom w:val="none" w:sz="0" w:space="0" w:color="auto"/>
        <w:right w:val="none" w:sz="0" w:space="0" w:color="auto"/>
      </w:divBdr>
    </w:div>
    <w:div w:id="1582258152">
      <w:bodyDiv w:val="1"/>
      <w:marLeft w:val="0"/>
      <w:marRight w:val="0"/>
      <w:marTop w:val="0"/>
      <w:marBottom w:val="0"/>
      <w:divBdr>
        <w:top w:val="none" w:sz="0" w:space="0" w:color="auto"/>
        <w:left w:val="none" w:sz="0" w:space="0" w:color="auto"/>
        <w:bottom w:val="none" w:sz="0" w:space="0" w:color="auto"/>
        <w:right w:val="none" w:sz="0" w:space="0" w:color="auto"/>
      </w:divBdr>
    </w:div>
    <w:div w:id="1586527552">
      <w:bodyDiv w:val="1"/>
      <w:marLeft w:val="0"/>
      <w:marRight w:val="0"/>
      <w:marTop w:val="0"/>
      <w:marBottom w:val="0"/>
      <w:divBdr>
        <w:top w:val="none" w:sz="0" w:space="0" w:color="auto"/>
        <w:left w:val="none" w:sz="0" w:space="0" w:color="auto"/>
        <w:bottom w:val="none" w:sz="0" w:space="0" w:color="auto"/>
        <w:right w:val="none" w:sz="0" w:space="0" w:color="auto"/>
      </w:divBdr>
    </w:div>
    <w:div w:id="1590044927">
      <w:bodyDiv w:val="1"/>
      <w:marLeft w:val="0"/>
      <w:marRight w:val="0"/>
      <w:marTop w:val="0"/>
      <w:marBottom w:val="0"/>
      <w:divBdr>
        <w:top w:val="none" w:sz="0" w:space="0" w:color="auto"/>
        <w:left w:val="none" w:sz="0" w:space="0" w:color="auto"/>
        <w:bottom w:val="none" w:sz="0" w:space="0" w:color="auto"/>
        <w:right w:val="none" w:sz="0" w:space="0" w:color="auto"/>
      </w:divBdr>
    </w:div>
    <w:div w:id="1591960075">
      <w:bodyDiv w:val="1"/>
      <w:marLeft w:val="0"/>
      <w:marRight w:val="0"/>
      <w:marTop w:val="0"/>
      <w:marBottom w:val="0"/>
      <w:divBdr>
        <w:top w:val="none" w:sz="0" w:space="0" w:color="auto"/>
        <w:left w:val="none" w:sz="0" w:space="0" w:color="auto"/>
        <w:bottom w:val="none" w:sz="0" w:space="0" w:color="auto"/>
        <w:right w:val="none" w:sz="0" w:space="0" w:color="auto"/>
      </w:divBdr>
      <w:divsChild>
        <w:div w:id="457140868">
          <w:marLeft w:val="0"/>
          <w:marRight w:val="0"/>
          <w:marTop w:val="0"/>
          <w:marBottom w:val="0"/>
          <w:divBdr>
            <w:top w:val="none" w:sz="0" w:space="0" w:color="auto"/>
            <w:left w:val="none" w:sz="0" w:space="0" w:color="auto"/>
            <w:bottom w:val="none" w:sz="0" w:space="0" w:color="auto"/>
            <w:right w:val="none" w:sz="0" w:space="0" w:color="auto"/>
          </w:divBdr>
          <w:divsChild>
            <w:div w:id="557516606">
              <w:marLeft w:val="0"/>
              <w:marRight w:val="0"/>
              <w:marTop w:val="0"/>
              <w:marBottom w:val="0"/>
              <w:divBdr>
                <w:top w:val="none" w:sz="0" w:space="0" w:color="auto"/>
                <w:left w:val="none" w:sz="0" w:space="0" w:color="auto"/>
                <w:bottom w:val="none" w:sz="0" w:space="0" w:color="auto"/>
                <w:right w:val="none" w:sz="0" w:space="0" w:color="auto"/>
              </w:divBdr>
            </w:div>
            <w:div w:id="668944466">
              <w:marLeft w:val="0"/>
              <w:marRight w:val="0"/>
              <w:marTop w:val="0"/>
              <w:marBottom w:val="0"/>
              <w:divBdr>
                <w:top w:val="none" w:sz="0" w:space="0" w:color="auto"/>
                <w:left w:val="none" w:sz="0" w:space="0" w:color="auto"/>
                <w:bottom w:val="none" w:sz="0" w:space="0" w:color="auto"/>
                <w:right w:val="none" w:sz="0" w:space="0" w:color="auto"/>
              </w:divBdr>
            </w:div>
            <w:div w:id="18715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3789">
      <w:bodyDiv w:val="1"/>
      <w:marLeft w:val="0"/>
      <w:marRight w:val="0"/>
      <w:marTop w:val="0"/>
      <w:marBottom w:val="0"/>
      <w:divBdr>
        <w:top w:val="none" w:sz="0" w:space="0" w:color="auto"/>
        <w:left w:val="none" w:sz="0" w:space="0" w:color="auto"/>
        <w:bottom w:val="none" w:sz="0" w:space="0" w:color="auto"/>
        <w:right w:val="none" w:sz="0" w:space="0" w:color="auto"/>
      </w:divBdr>
    </w:div>
    <w:div w:id="1593469862">
      <w:bodyDiv w:val="1"/>
      <w:marLeft w:val="0"/>
      <w:marRight w:val="0"/>
      <w:marTop w:val="0"/>
      <w:marBottom w:val="0"/>
      <w:divBdr>
        <w:top w:val="none" w:sz="0" w:space="0" w:color="auto"/>
        <w:left w:val="none" w:sz="0" w:space="0" w:color="auto"/>
        <w:bottom w:val="none" w:sz="0" w:space="0" w:color="auto"/>
        <w:right w:val="none" w:sz="0" w:space="0" w:color="auto"/>
      </w:divBdr>
    </w:div>
    <w:div w:id="1593928431">
      <w:bodyDiv w:val="1"/>
      <w:marLeft w:val="0"/>
      <w:marRight w:val="0"/>
      <w:marTop w:val="0"/>
      <w:marBottom w:val="0"/>
      <w:divBdr>
        <w:top w:val="none" w:sz="0" w:space="0" w:color="auto"/>
        <w:left w:val="none" w:sz="0" w:space="0" w:color="auto"/>
        <w:bottom w:val="none" w:sz="0" w:space="0" w:color="auto"/>
        <w:right w:val="none" w:sz="0" w:space="0" w:color="auto"/>
      </w:divBdr>
    </w:div>
    <w:div w:id="1602226573">
      <w:bodyDiv w:val="1"/>
      <w:marLeft w:val="0"/>
      <w:marRight w:val="0"/>
      <w:marTop w:val="0"/>
      <w:marBottom w:val="0"/>
      <w:divBdr>
        <w:top w:val="none" w:sz="0" w:space="0" w:color="auto"/>
        <w:left w:val="none" w:sz="0" w:space="0" w:color="auto"/>
        <w:bottom w:val="none" w:sz="0" w:space="0" w:color="auto"/>
        <w:right w:val="none" w:sz="0" w:space="0" w:color="auto"/>
      </w:divBdr>
    </w:div>
    <w:div w:id="1603564394">
      <w:bodyDiv w:val="1"/>
      <w:marLeft w:val="0"/>
      <w:marRight w:val="0"/>
      <w:marTop w:val="0"/>
      <w:marBottom w:val="0"/>
      <w:divBdr>
        <w:top w:val="none" w:sz="0" w:space="0" w:color="auto"/>
        <w:left w:val="none" w:sz="0" w:space="0" w:color="auto"/>
        <w:bottom w:val="none" w:sz="0" w:space="0" w:color="auto"/>
        <w:right w:val="none" w:sz="0" w:space="0" w:color="auto"/>
      </w:divBdr>
    </w:div>
    <w:div w:id="1605843008">
      <w:bodyDiv w:val="1"/>
      <w:marLeft w:val="0"/>
      <w:marRight w:val="0"/>
      <w:marTop w:val="0"/>
      <w:marBottom w:val="0"/>
      <w:divBdr>
        <w:top w:val="none" w:sz="0" w:space="0" w:color="auto"/>
        <w:left w:val="none" w:sz="0" w:space="0" w:color="auto"/>
        <w:bottom w:val="none" w:sz="0" w:space="0" w:color="auto"/>
        <w:right w:val="none" w:sz="0" w:space="0" w:color="auto"/>
      </w:divBdr>
      <w:divsChild>
        <w:div w:id="387074296">
          <w:marLeft w:val="0"/>
          <w:marRight w:val="0"/>
          <w:marTop w:val="0"/>
          <w:marBottom w:val="0"/>
          <w:divBdr>
            <w:top w:val="none" w:sz="0" w:space="0" w:color="auto"/>
            <w:left w:val="none" w:sz="0" w:space="0" w:color="auto"/>
            <w:bottom w:val="none" w:sz="0" w:space="0" w:color="auto"/>
            <w:right w:val="none" w:sz="0" w:space="0" w:color="auto"/>
          </w:divBdr>
          <w:divsChild>
            <w:div w:id="2930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0580">
      <w:bodyDiv w:val="1"/>
      <w:marLeft w:val="0"/>
      <w:marRight w:val="0"/>
      <w:marTop w:val="0"/>
      <w:marBottom w:val="0"/>
      <w:divBdr>
        <w:top w:val="none" w:sz="0" w:space="0" w:color="auto"/>
        <w:left w:val="none" w:sz="0" w:space="0" w:color="auto"/>
        <w:bottom w:val="none" w:sz="0" w:space="0" w:color="auto"/>
        <w:right w:val="none" w:sz="0" w:space="0" w:color="auto"/>
      </w:divBdr>
    </w:div>
    <w:div w:id="1611400099">
      <w:bodyDiv w:val="1"/>
      <w:marLeft w:val="0"/>
      <w:marRight w:val="0"/>
      <w:marTop w:val="0"/>
      <w:marBottom w:val="0"/>
      <w:divBdr>
        <w:top w:val="none" w:sz="0" w:space="0" w:color="auto"/>
        <w:left w:val="none" w:sz="0" w:space="0" w:color="auto"/>
        <w:bottom w:val="none" w:sz="0" w:space="0" w:color="auto"/>
        <w:right w:val="none" w:sz="0" w:space="0" w:color="auto"/>
      </w:divBdr>
    </w:div>
    <w:div w:id="1613828992">
      <w:bodyDiv w:val="1"/>
      <w:marLeft w:val="0"/>
      <w:marRight w:val="0"/>
      <w:marTop w:val="0"/>
      <w:marBottom w:val="0"/>
      <w:divBdr>
        <w:top w:val="none" w:sz="0" w:space="0" w:color="auto"/>
        <w:left w:val="none" w:sz="0" w:space="0" w:color="auto"/>
        <w:bottom w:val="none" w:sz="0" w:space="0" w:color="auto"/>
        <w:right w:val="none" w:sz="0" w:space="0" w:color="auto"/>
      </w:divBdr>
    </w:div>
    <w:div w:id="1615333040">
      <w:bodyDiv w:val="1"/>
      <w:marLeft w:val="0"/>
      <w:marRight w:val="0"/>
      <w:marTop w:val="0"/>
      <w:marBottom w:val="0"/>
      <w:divBdr>
        <w:top w:val="none" w:sz="0" w:space="0" w:color="auto"/>
        <w:left w:val="none" w:sz="0" w:space="0" w:color="auto"/>
        <w:bottom w:val="none" w:sz="0" w:space="0" w:color="auto"/>
        <w:right w:val="none" w:sz="0" w:space="0" w:color="auto"/>
      </w:divBdr>
    </w:div>
    <w:div w:id="1617249285">
      <w:bodyDiv w:val="1"/>
      <w:marLeft w:val="0"/>
      <w:marRight w:val="0"/>
      <w:marTop w:val="0"/>
      <w:marBottom w:val="0"/>
      <w:divBdr>
        <w:top w:val="none" w:sz="0" w:space="0" w:color="auto"/>
        <w:left w:val="none" w:sz="0" w:space="0" w:color="auto"/>
        <w:bottom w:val="none" w:sz="0" w:space="0" w:color="auto"/>
        <w:right w:val="none" w:sz="0" w:space="0" w:color="auto"/>
      </w:divBdr>
    </w:div>
    <w:div w:id="1635714069">
      <w:bodyDiv w:val="1"/>
      <w:marLeft w:val="0"/>
      <w:marRight w:val="0"/>
      <w:marTop w:val="0"/>
      <w:marBottom w:val="0"/>
      <w:divBdr>
        <w:top w:val="none" w:sz="0" w:space="0" w:color="auto"/>
        <w:left w:val="none" w:sz="0" w:space="0" w:color="auto"/>
        <w:bottom w:val="none" w:sz="0" w:space="0" w:color="auto"/>
        <w:right w:val="none" w:sz="0" w:space="0" w:color="auto"/>
      </w:divBdr>
    </w:div>
    <w:div w:id="1636135931">
      <w:bodyDiv w:val="1"/>
      <w:marLeft w:val="0"/>
      <w:marRight w:val="0"/>
      <w:marTop w:val="0"/>
      <w:marBottom w:val="0"/>
      <w:divBdr>
        <w:top w:val="none" w:sz="0" w:space="0" w:color="auto"/>
        <w:left w:val="none" w:sz="0" w:space="0" w:color="auto"/>
        <w:bottom w:val="none" w:sz="0" w:space="0" w:color="auto"/>
        <w:right w:val="none" w:sz="0" w:space="0" w:color="auto"/>
      </w:divBdr>
    </w:div>
    <w:div w:id="1638299004">
      <w:bodyDiv w:val="1"/>
      <w:marLeft w:val="0"/>
      <w:marRight w:val="0"/>
      <w:marTop w:val="0"/>
      <w:marBottom w:val="0"/>
      <w:divBdr>
        <w:top w:val="none" w:sz="0" w:space="0" w:color="auto"/>
        <w:left w:val="none" w:sz="0" w:space="0" w:color="auto"/>
        <w:bottom w:val="none" w:sz="0" w:space="0" w:color="auto"/>
        <w:right w:val="none" w:sz="0" w:space="0" w:color="auto"/>
      </w:divBdr>
    </w:div>
    <w:div w:id="1641304989">
      <w:bodyDiv w:val="1"/>
      <w:marLeft w:val="0"/>
      <w:marRight w:val="0"/>
      <w:marTop w:val="0"/>
      <w:marBottom w:val="0"/>
      <w:divBdr>
        <w:top w:val="none" w:sz="0" w:space="0" w:color="auto"/>
        <w:left w:val="none" w:sz="0" w:space="0" w:color="auto"/>
        <w:bottom w:val="none" w:sz="0" w:space="0" w:color="auto"/>
        <w:right w:val="none" w:sz="0" w:space="0" w:color="auto"/>
      </w:divBdr>
    </w:div>
    <w:div w:id="1643920825">
      <w:bodyDiv w:val="1"/>
      <w:marLeft w:val="0"/>
      <w:marRight w:val="0"/>
      <w:marTop w:val="0"/>
      <w:marBottom w:val="0"/>
      <w:divBdr>
        <w:top w:val="none" w:sz="0" w:space="0" w:color="auto"/>
        <w:left w:val="none" w:sz="0" w:space="0" w:color="auto"/>
        <w:bottom w:val="none" w:sz="0" w:space="0" w:color="auto"/>
        <w:right w:val="none" w:sz="0" w:space="0" w:color="auto"/>
      </w:divBdr>
    </w:div>
    <w:div w:id="1646158193">
      <w:bodyDiv w:val="1"/>
      <w:marLeft w:val="0"/>
      <w:marRight w:val="0"/>
      <w:marTop w:val="0"/>
      <w:marBottom w:val="0"/>
      <w:divBdr>
        <w:top w:val="none" w:sz="0" w:space="0" w:color="auto"/>
        <w:left w:val="none" w:sz="0" w:space="0" w:color="auto"/>
        <w:bottom w:val="none" w:sz="0" w:space="0" w:color="auto"/>
        <w:right w:val="none" w:sz="0" w:space="0" w:color="auto"/>
      </w:divBdr>
    </w:div>
    <w:div w:id="1652784304">
      <w:bodyDiv w:val="1"/>
      <w:marLeft w:val="0"/>
      <w:marRight w:val="0"/>
      <w:marTop w:val="0"/>
      <w:marBottom w:val="0"/>
      <w:divBdr>
        <w:top w:val="none" w:sz="0" w:space="0" w:color="auto"/>
        <w:left w:val="none" w:sz="0" w:space="0" w:color="auto"/>
        <w:bottom w:val="none" w:sz="0" w:space="0" w:color="auto"/>
        <w:right w:val="none" w:sz="0" w:space="0" w:color="auto"/>
      </w:divBdr>
    </w:div>
    <w:div w:id="1655793278">
      <w:bodyDiv w:val="1"/>
      <w:marLeft w:val="0"/>
      <w:marRight w:val="0"/>
      <w:marTop w:val="0"/>
      <w:marBottom w:val="0"/>
      <w:divBdr>
        <w:top w:val="none" w:sz="0" w:space="0" w:color="auto"/>
        <w:left w:val="none" w:sz="0" w:space="0" w:color="auto"/>
        <w:bottom w:val="none" w:sz="0" w:space="0" w:color="auto"/>
        <w:right w:val="none" w:sz="0" w:space="0" w:color="auto"/>
      </w:divBdr>
    </w:div>
    <w:div w:id="1657227060">
      <w:bodyDiv w:val="1"/>
      <w:marLeft w:val="0"/>
      <w:marRight w:val="0"/>
      <w:marTop w:val="0"/>
      <w:marBottom w:val="0"/>
      <w:divBdr>
        <w:top w:val="none" w:sz="0" w:space="0" w:color="auto"/>
        <w:left w:val="none" w:sz="0" w:space="0" w:color="auto"/>
        <w:bottom w:val="none" w:sz="0" w:space="0" w:color="auto"/>
        <w:right w:val="none" w:sz="0" w:space="0" w:color="auto"/>
      </w:divBdr>
    </w:div>
    <w:div w:id="1664624551">
      <w:bodyDiv w:val="1"/>
      <w:marLeft w:val="0"/>
      <w:marRight w:val="0"/>
      <w:marTop w:val="0"/>
      <w:marBottom w:val="0"/>
      <w:divBdr>
        <w:top w:val="none" w:sz="0" w:space="0" w:color="auto"/>
        <w:left w:val="none" w:sz="0" w:space="0" w:color="auto"/>
        <w:bottom w:val="none" w:sz="0" w:space="0" w:color="auto"/>
        <w:right w:val="none" w:sz="0" w:space="0" w:color="auto"/>
      </w:divBdr>
    </w:div>
    <w:div w:id="1665474862">
      <w:bodyDiv w:val="1"/>
      <w:marLeft w:val="0"/>
      <w:marRight w:val="0"/>
      <w:marTop w:val="0"/>
      <w:marBottom w:val="0"/>
      <w:divBdr>
        <w:top w:val="none" w:sz="0" w:space="0" w:color="auto"/>
        <w:left w:val="none" w:sz="0" w:space="0" w:color="auto"/>
        <w:bottom w:val="none" w:sz="0" w:space="0" w:color="auto"/>
        <w:right w:val="none" w:sz="0" w:space="0" w:color="auto"/>
      </w:divBdr>
    </w:div>
    <w:div w:id="1666929975">
      <w:bodyDiv w:val="1"/>
      <w:marLeft w:val="0"/>
      <w:marRight w:val="0"/>
      <w:marTop w:val="0"/>
      <w:marBottom w:val="0"/>
      <w:divBdr>
        <w:top w:val="none" w:sz="0" w:space="0" w:color="auto"/>
        <w:left w:val="none" w:sz="0" w:space="0" w:color="auto"/>
        <w:bottom w:val="none" w:sz="0" w:space="0" w:color="auto"/>
        <w:right w:val="none" w:sz="0" w:space="0" w:color="auto"/>
      </w:divBdr>
    </w:div>
    <w:div w:id="1669164624">
      <w:bodyDiv w:val="1"/>
      <w:marLeft w:val="0"/>
      <w:marRight w:val="0"/>
      <w:marTop w:val="0"/>
      <w:marBottom w:val="0"/>
      <w:divBdr>
        <w:top w:val="none" w:sz="0" w:space="0" w:color="auto"/>
        <w:left w:val="none" w:sz="0" w:space="0" w:color="auto"/>
        <w:bottom w:val="none" w:sz="0" w:space="0" w:color="auto"/>
        <w:right w:val="none" w:sz="0" w:space="0" w:color="auto"/>
      </w:divBdr>
    </w:div>
    <w:div w:id="1673409296">
      <w:bodyDiv w:val="1"/>
      <w:marLeft w:val="0"/>
      <w:marRight w:val="0"/>
      <w:marTop w:val="0"/>
      <w:marBottom w:val="0"/>
      <w:divBdr>
        <w:top w:val="none" w:sz="0" w:space="0" w:color="auto"/>
        <w:left w:val="none" w:sz="0" w:space="0" w:color="auto"/>
        <w:bottom w:val="none" w:sz="0" w:space="0" w:color="auto"/>
        <w:right w:val="none" w:sz="0" w:space="0" w:color="auto"/>
      </w:divBdr>
    </w:div>
    <w:div w:id="1674409456">
      <w:bodyDiv w:val="1"/>
      <w:marLeft w:val="0"/>
      <w:marRight w:val="0"/>
      <w:marTop w:val="0"/>
      <w:marBottom w:val="0"/>
      <w:divBdr>
        <w:top w:val="none" w:sz="0" w:space="0" w:color="auto"/>
        <w:left w:val="none" w:sz="0" w:space="0" w:color="auto"/>
        <w:bottom w:val="none" w:sz="0" w:space="0" w:color="auto"/>
        <w:right w:val="none" w:sz="0" w:space="0" w:color="auto"/>
      </w:divBdr>
    </w:div>
    <w:div w:id="1677539742">
      <w:bodyDiv w:val="1"/>
      <w:marLeft w:val="0"/>
      <w:marRight w:val="0"/>
      <w:marTop w:val="0"/>
      <w:marBottom w:val="0"/>
      <w:divBdr>
        <w:top w:val="none" w:sz="0" w:space="0" w:color="auto"/>
        <w:left w:val="none" w:sz="0" w:space="0" w:color="auto"/>
        <w:bottom w:val="none" w:sz="0" w:space="0" w:color="auto"/>
        <w:right w:val="none" w:sz="0" w:space="0" w:color="auto"/>
      </w:divBdr>
    </w:div>
    <w:div w:id="1678532361">
      <w:bodyDiv w:val="1"/>
      <w:marLeft w:val="0"/>
      <w:marRight w:val="0"/>
      <w:marTop w:val="0"/>
      <w:marBottom w:val="0"/>
      <w:divBdr>
        <w:top w:val="none" w:sz="0" w:space="0" w:color="auto"/>
        <w:left w:val="none" w:sz="0" w:space="0" w:color="auto"/>
        <w:bottom w:val="none" w:sz="0" w:space="0" w:color="auto"/>
        <w:right w:val="none" w:sz="0" w:space="0" w:color="auto"/>
      </w:divBdr>
    </w:div>
    <w:div w:id="1680039690">
      <w:bodyDiv w:val="1"/>
      <w:marLeft w:val="0"/>
      <w:marRight w:val="0"/>
      <w:marTop w:val="0"/>
      <w:marBottom w:val="0"/>
      <w:divBdr>
        <w:top w:val="none" w:sz="0" w:space="0" w:color="auto"/>
        <w:left w:val="none" w:sz="0" w:space="0" w:color="auto"/>
        <w:bottom w:val="none" w:sz="0" w:space="0" w:color="auto"/>
        <w:right w:val="none" w:sz="0" w:space="0" w:color="auto"/>
      </w:divBdr>
    </w:div>
    <w:div w:id="1686634739">
      <w:bodyDiv w:val="1"/>
      <w:marLeft w:val="0"/>
      <w:marRight w:val="0"/>
      <w:marTop w:val="0"/>
      <w:marBottom w:val="0"/>
      <w:divBdr>
        <w:top w:val="none" w:sz="0" w:space="0" w:color="auto"/>
        <w:left w:val="none" w:sz="0" w:space="0" w:color="auto"/>
        <w:bottom w:val="none" w:sz="0" w:space="0" w:color="auto"/>
        <w:right w:val="none" w:sz="0" w:space="0" w:color="auto"/>
      </w:divBdr>
    </w:div>
    <w:div w:id="1686899642">
      <w:bodyDiv w:val="1"/>
      <w:marLeft w:val="0"/>
      <w:marRight w:val="0"/>
      <w:marTop w:val="0"/>
      <w:marBottom w:val="0"/>
      <w:divBdr>
        <w:top w:val="none" w:sz="0" w:space="0" w:color="auto"/>
        <w:left w:val="none" w:sz="0" w:space="0" w:color="auto"/>
        <w:bottom w:val="none" w:sz="0" w:space="0" w:color="auto"/>
        <w:right w:val="none" w:sz="0" w:space="0" w:color="auto"/>
      </w:divBdr>
    </w:div>
    <w:div w:id="1693611381">
      <w:bodyDiv w:val="1"/>
      <w:marLeft w:val="0"/>
      <w:marRight w:val="0"/>
      <w:marTop w:val="0"/>
      <w:marBottom w:val="0"/>
      <w:divBdr>
        <w:top w:val="none" w:sz="0" w:space="0" w:color="auto"/>
        <w:left w:val="none" w:sz="0" w:space="0" w:color="auto"/>
        <w:bottom w:val="none" w:sz="0" w:space="0" w:color="auto"/>
        <w:right w:val="none" w:sz="0" w:space="0" w:color="auto"/>
      </w:divBdr>
    </w:div>
    <w:div w:id="1695185495">
      <w:bodyDiv w:val="1"/>
      <w:marLeft w:val="0"/>
      <w:marRight w:val="0"/>
      <w:marTop w:val="0"/>
      <w:marBottom w:val="0"/>
      <w:divBdr>
        <w:top w:val="none" w:sz="0" w:space="0" w:color="auto"/>
        <w:left w:val="none" w:sz="0" w:space="0" w:color="auto"/>
        <w:bottom w:val="none" w:sz="0" w:space="0" w:color="auto"/>
        <w:right w:val="none" w:sz="0" w:space="0" w:color="auto"/>
      </w:divBdr>
    </w:div>
    <w:div w:id="1698311782">
      <w:bodyDiv w:val="1"/>
      <w:marLeft w:val="0"/>
      <w:marRight w:val="0"/>
      <w:marTop w:val="0"/>
      <w:marBottom w:val="0"/>
      <w:divBdr>
        <w:top w:val="none" w:sz="0" w:space="0" w:color="auto"/>
        <w:left w:val="none" w:sz="0" w:space="0" w:color="auto"/>
        <w:bottom w:val="none" w:sz="0" w:space="0" w:color="auto"/>
        <w:right w:val="none" w:sz="0" w:space="0" w:color="auto"/>
      </w:divBdr>
    </w:div>
    <w:div w:id="1708749454">
      <w:bodyDiv w:val="1"/>
      <w:marLeft w:val="0"/>
      <w:marRight w:val="0"/>
      <w:marTop w:val="0"/>
      <w:marBottom w:val="0"/>
      <w:divBdr>
        <w:top w:val="none" w:sz="0" w:space="0" w:color="auto"/>
        <w:left w:val="none" w:sz="0" w:space="0" w:color="auto"/>
        <w:bottom w:val="none" w:sz="0" w:space="0" w:color="auto"/>
        <w:right w:val="none" w:sz="0" w:space="0" w:color="auto"/>
      </w:divBdr>
    </w:div>
    <w:div w:id="1710957073">
      <w:bodyDiv w:val="1"/>
      <w:marLeft w:val="0"/>
      <w:marRight w:val="0"/>
      <w:marTop w:val="0"/>
      <w:marBottom w:val="0"/>
      <w:divBdr>
        <w:top w:val="none" w:sz="0" w:space="0" w:color="auto"/>
        <w:left w:val="none" w:sz="0" w:space="0" w:color="auto"/>
        <w:bottom w:val="none" w:sz="0" w:space="0" w:color="auto"/>
        <w:right w:val="none" w:sz="0" w:space="0" w:color="auto"/>
      </w:divBdr>
    </w:div>
    <w:div w:id="1716738766">
      <w:bodyDiv w:val="1"/>
      <w:marLeft w:val="0"/>
      <w:marRight w:val="0"/>
      <w:marTop w:val="0"/>
      <w:marBottom w:val="0"/>
      <w:divBdr>
        <w:top w:val="none" w:sz="0" w:space="0" w:color="auto"/>
        <w:left w:val="none" w:sz="0" w:space="0" w:color="auto"/>
        <w:bottom w:val="none" w:sz="0" w:space="0" w:color="auto"/>
        <w:right w:val="none" w:sz="0" w:space="0" w:color="auto"/>
      </w:divBdr>
    </w:div>
    <w:div w:id="1718583281">
      <w:bodyDiv w:val="1"/>
      <w:marLeft w:val="0"/>
      <w:marRight w:val="0"/>
      <w:marTop w:val="0"/>
      <w:marBottom w:val="0"/>
      <w:divBdr>
        <w:top w:val="none" w:sz="0" w:space="0" w:color="auto"/>
        <w:left w:val="none" w:sz="0" w:space="0" w:color="auto"/>
        <w:bottom w:val="none" w:sz="0" w:space="0" w:color="auto"/>
        <w:right w:val="none" w:sz="0" w:space="0" w:color="auto"/>
      </w:divBdr>
    </w:div>
    <w:div w:id="1730415290">
      <w:bodyDiv w:val="1"/>
      <w:marLeft w:val="0"/>
      <w:marRight w:val="0"/>
      <w:marTop w:val="0"/>
      <w:marBottom w:val="0"/>
      <w:divBdr>
        <w:top w:val="none" w:sz="0" w:space="0" w:color="auto"/>
        <w:left w:val="none" w:sz="0" w:space="0" w:color="auto"/>
        <w:bottom w:val="none" w:sz="0" w:space="0" w:color="auto"/>
        <w:right w:val="none" w:sz="0" w:space="0" w:color="auto"/>
      </w:divBdr>
    </w:div>
    <w:div w:id="1730496042">
      <w:bodyDiv w:val="1"/>
      <w:marLeft w:val="0"/>
      <w:marRight w:val="0"/>
      <w:marTop w:val="0"/>
      <w:marBottom w:val="0"/>
      <w:divBdr>
        <w:top w:val="none" w:sz="0" w:space="0" w:color="auto"/>
        <w:left w:val="none" w:sz="0" w:space="0" w:color="auto"/>
        <w:bottom w:val="none" w:sz="0" w:space="0" w:color="auto"/>
        <w:right w:val="none" w:sz="0" w:space="0" w:color="auto"/>
      </w:divBdr>
    </w:div>
    <w:div w:id="1734893399">
      <w:bodyDiv w:val="1"/>
      <w:marLeft w:val="0"/>
      <w:marRight w:val="0"/>
      <w:marTop w:val="0"/>
      <w:marBottom w:val="0"/>
      <w:divBdr>
        <w:top w:val="none" w:sz="0" w:space="0" w:color="auto"/>
        <w:left w:val="none" w:sz="0" w:space="0" w:color="auto"/>
        <w:bottom w:val="none" w:sz="0" w:space="0" w:color="auto"/>
        <w:right w:val="none" w:sz="0" w:space="0" w:color="auto"/>
      </w:divBdr>
    </w:div>
    <w:div w:id="1735352782">
      <w:bodyDiv w:val="1"/>
      <w:marLeft w:val="0"/>
      <w:marRight w:val="0"/>
      <w:marTop w:val="0"/>
      <w:marBottom w:val="0"/>
      <w:divBdr>
        <w:top w:val="none" w:sz="0" w:space="0" w:color="auto"/>
        <w:left w:val="none" w:sz="0" w:space="0" w:color="auto"/>
        <w:bottom w:val="none" w:sz="0" w:space="0" w:color="auto"/>
        <w:right w:val="none" w:sz="0" w:space="0" w:color="auto"/>
      </w:divBdr>
    </w:div>
    <w:div w:id="1740127662">
      <w:bodyDiv w:val="1"/>
      <w:marLeft w:val="0"/>
      <w:marRight w:val="0"/>
      <w:marTop w:val="0"/>
      <w:marBottom w:val="0"/>
      <w:divBdr>
        <w:top w:val="none" w:sz="0" w:space="0" w:color="auto"/>
        <w:left w:val="none" w:sz="0" w:space="0" w:color="auto"/>
        <w:bottom w:val="none" w:sz="0" w:space="0" w:color="auto"/>
        <w:right w:val="none" w:sz="0" w:space="0" w:color="auto"/>
      </w:divBdr>
    </w:div>
    <w:div w:id="1746950399">
      <w:bodyDiv w:val="1"/>
      <w:marLeft w:val="0"/>
      <w:marRight w:val="0"/>
      <w:marTop w:val="0"/>
      <w:marBottom w:val="0"/>
      <w:divBdr>
        <w:top w:val="none" w:sz="0" w:space="0" w:color="auto"/>
        <w:left w:val="none" w:sz="0" w:space="0" w:color="auto"/>
        <w:bottom w:val="none" w:sz="0" w:space="0" w:color="auto"/>
        <w:right w:val="none" w:sz="0" w:space="0" w:color="auto"/>
      </w:divBdr>
    </w:div>
    <w:div w:id="1747602825">
      <w:bodyDiv w:val="1"/>
      <w:marLeft w:val="0"/>
      <w:marRight w:val="0"/>
      <w:marTop w:val="0"/>
      <w:marBottom w:val="0"/>
      <w:divBdr>
        <w:top w:val="none" w:sz="0" w:space="0" w:color="auto"/>
        <w:left w:val="none" w:sz="0" w:space="0" w:color="auto"/>
        <w:bottom w:val="none" w:sz="0" w:space="0" w:color="auto"/>
        <w:right w:val="none" w:sz="0" w:space="0" w:color="auto"/>
      </w:divBdr>
    </w:div>
    <w:div w:id="1750232533">
      <w:bodyDiv w:val="1"/>
      <w:marLeft w:val="0"/>
      <w:marRight w:val="0"/>
      <w:marTop w:val="0"/>
      <w:marBottom w:val="0"/>
      <w:divBdr>
        <w:top w:val="none" w:sz="0" w:space="0" w:color="auto"/>
        <w:left w:val="none" w:sz="0" w:space="0" w:color="auto"/>
        <w:bottom w:val="none" w:sz="0" w:space="0" w:color="auto"/>
        <w:right w:val="none" w:sz="0" w:space="0" w:color="auto"/>
      </w:divBdr>
    </w:div>
    <w:div w:id="1751927827">
      <w:bodyDiv w:val="1"/>
      <w:marLeft w:val="0"/>
      <w:marRight w:val="0"/>
      <w:marTop w:val="0"/>
      <w:marBottom w:val="0"/>
      <w:divBdr>
        <w:top w:val="none" w:sz="0" w:space="0" w:color="auto"/>
        <w:left w:val="none" w:sz="0" w:space="0" w:color="auto"/>
        <w:bottom w:val="none" w:sz="0" w:space="0" w:color="auto"/>
        <w:right w:val="none" w:sz="0" w:space="0" w:color="auto"/>
      </w:divBdr>
    </w:div>
    <w:div w:id="1752462491">
      <w:bodyDiv w:val="1"/>
      <w:marLeft w:val="0"/>
      <w:marRight w:val="0"/>
      <w:marTop w:val="0"/>
      <w:marBottom w:val="0"/>
      <w:divBdr>
        <w:top w:val="none" w:sz="0" w:space="0" w:color="auto"/>
        <w:left w:val="none" w:sz="0" w:space="0" w:color="auto"/>
        <w:bottom w:val="none" w:sz="0" w:space="0" w:color="auto"/>
        <w:right w:val="none" w:sz="0" w:space="0" w:color="auto"/>
      </w:divBdr>
    </w:div>
    <w:div w:id="1761292080">
      <w:bodyDiv w:val="1"/>
      <w:marLeft w:val="0"/>
      <w:marRight w:val="0"/>
      <w:marTop w:val="0"/>
      <w:marBottom w:val="0"/>
      <w:divBdr>
        <w:top w:val="none" w:sz="0" w:space="0" w:color="auto"/>
        <w:left w:val="none" w:sz="0" w:space="0" w:color="auto"/>
        <w:bottom w:val="none" w:sz="0" w:space="0" w:color="auto"/>
        <w:right w:val="none" w:sz="0" w:space="0" w:color="auto"/>
      </w:divBdr>
    </w:div>
    <w:div w:id="1768114035">
      <w:bodyDiv w:val="1"/>
      <w:marLeft w:val="0"/>
      <w:marRight w:val="0"/>
      <w:marTop w:val="0"/>
      <w:marBottom w:val="0"/>
      <w:divBdr>
        <w:top w:val="none" w:sz="0" w:space="0" w:color="auto"/>
        <w:left w:val="none" w:sz="0" w:space="0" w:color="auto"/>
        <w:bottom w:val="none" w:sz="0" w:space="0" w:color="auto"/>
        <w:right w:val="none" w:sz="0" w:space="0" w:color="auto"/>
      </w:divBdr>
    </w:div>
    <w:div w:id="1772124938">
      <w:bodyDiv w:val="1"/>
      <w:marLeft w:val="0"/>
      <w:marRight w:val="0"/>
      <w:marTop w:val="0"/>
      <w:marBottom w:val="0"/>
      <w:divBdr>
        <w:top w:val="none" w:sz="0" w:space="0" w:color="auto"/>
        <w:left w:val="none" w:sz="0" w:space="0" w:color="auto"/>
        <w:bottom w:val="none" w:sz="0" w:space="0" w:color="auto"/>
        <w:right w:val="none" w:sz="0" w:space="0" w:color="auto"/>
      </w:divBdr>
    </w:div>
    <w:div w:id="1773237993">
      <w:bodyDiv w:val="1"/>
      <w:marLeft w:val="0"/>
      <w:marRight w:val="0"/>
      <w:marTop w:val="0"/>
      <w:marBottom w:val="0"/>
      <w:divBdr>
        <w:top w:val="none" w:sz="0" w:space="0" w:color="auto"/>
        <w:left w:val="none" w:sz="0" w:space="0" w:color="auto"/>
        <w:bottom w:val="none" w:sz="0" w:space="0" w:color="auto"/>
        <w:right w:val="none" w:sz="0" w:space="0" w:color="auto"/>
      </w:divBdr>
    </w:div>
    <w:div w:id="1779566913">
      <w:bodyDiv w:val="1"/>
      <w:marLeft w:val="0"/>
      <w:marRight w:val="0"/>
      <w:marTop w:val="0"/>
      <w:marBottom w:val="0"/>
      <w:divBdr>
        <w:top w:val="none" w:sz="0" w:space="0" w:color="auto"/>
        <w:left w:val="none" w:sz="0" w:space="0" w:color="auto"/>
        <w:bottom w:val="none" w:sz="0" w:space="0" w:color="auto"/>
        <w:right w:val="none" w:sz="0" w:space="0" w:color="auto"/>
      </w:divBdr>
    </w:div>
    <w:div w:id="1779789988">
      <w:bodyDiv w:val="1"/>
      <w:marLeft w:val="0"/>
      <w:marRight w:val="0"/>
      <w:marTop w:val="0"/>
      <w:marBottom w:val="0"/>
      <w:divBdr>
        <w:top w:val="none" w:sz="0" w:space="0" w:color="auto"/>
        <w:left w:val="none" w:sz="0" w:space="0" w:color="auto"/>
        <w:bottom w:val="none" w:sz="0" w:space="0" w:color="auto"/>
        <w:right w:val="none" w:sz="0" w:space="0" w:color="auto"/>
      </w:divBdr>
    </w:div>
    <w:div w:id="1780030405">
      <w:bodyDiv w:val="1"/>
      <w:marLeft w:val="0"/>
      <w:marRight w:val="0"/>
      <w:marTop w:val="0"/>
      <w:marBottom w:val="0"/>
      <w:divBdr>
        <w:top w:val="none" w:sz="0" w:space="0" w:color="auto"/>
        <w:left w:val="none" w:sz="0" w:space="0" w:color="auto"/>
        <w:bottom w:val="none" w:sz="0" w:space="0" w:color="auto"/>
        <w:right w:val="none" w:sz="0" w:space="0" w:color="auto"/>
      </w:divBdr>
    </w:div>
    <w:div w:id="1782529143">
      <w:bodyDiv w:val="1"/>
      <w:marLeft w:val="0"/>
      <w:marRight w:val="0"/>
      <w:marTop w:val="0"/>
      <w:marBottom w:val="0"/>
      <w:divBdr>
        <w:top w:val="none" w:sz="0" w:space="0" w:color="auto"/>
        <w:left w:val="none" w:sz="0" w:space="0" w:color="auto"/>
        <w:bottom w:val="none" w:sz="0" w:space="0" w:color="auto"/>
        <w:right w:val="none" w:sz="0" w:space="0" w:color="auto"/>
      </w:divBdr>
    </w:div>
    <w:div w:id="1791316917">
      <w:bodyDiv w:val="1"/>
      <w:marLeft w:val="0"/>
      <w:marRight w:val="0"/>
      <w:marTop w:val="0"/>
      <w:marBottom w:val="0"/>
      <w:divBdr>
        <w:top w:val="none" w:sz="0" w:space="0" w:color="auto"/>
        <w:left w:val="none" w:sz="0" w:space="0" w:color="auto"/>
        <w:bottom w:val="none" w:sz="0" w:space="0" w:color="auto"/>
        <w:right w:val="none" w:sz="0" w:space="0" w:color="auto"/>
      </w:divBdr>
    </w:div>
    <w:div w:id="1792550292">
      <w:bodyDiv w:val="1"/>
      <w:marLeft w:val="0"/>
      <w:marRight w:val="0"/>
      <w:marTop w:val="0"/>
      <w:marBottom w:val="0"/>
      <w:divBdr>
        <w:top w:val="none" w:sz="0" w:space="0" w:color="auto"/>
        <w:left w:val="none" w:sz="0" w:space="0" w:color="auto"/>
        <w:bottom w:val="none" w:sz="0" w:space="0" w:color="auto"/>
        <w:right w:val="none" w:sz="0" w:space="0" w:color="auto"/>
      </w:divBdr>
    </w:div>
    <w:div w:id="1792741966">
      <w:bodyDiv w:val="1"/>
      <w:marLeft w:val="0"/>
      <w:marRight w:val="0"/>
      <w:marTop w:val="0"/>
      <w:marBottom w:val="0"/>
      <w:divBdr>
        <w:top w:val="none" w:sz="0" w:space="0" w:color="auto"/>
        <w:left w:val="none" w:sz="0" w:space="0" w:color="auto"/>
        <w:bottom w:val="none" w:sz="0" w:space="0" w:color="auto"/>
        <w:right w:val="none" w:sz="0" w:space="0" w:color="auto"/>
      </w:divBdr>
    </w:div>
    <w:div w:id="1794136035">
      <w:bodyDiv w:val="1"/>
      <w:marLeft w:val="0"/>
      <w:marRight w:val="0"/>
      <w:marTop w:val="0"/>
      <w:marBottom w:val="0"/>
      <w:divBdr>
        <w:top w:val="none" w:sz="0" w:space="0" w:color="auto"/>
        <w:left w:val="none" w:sz="0" w:space="0" w:color="auto"/>
        <w:bottom w:val="none" w:sz="0" w:space="0" w:color="auto"/>
        <w:right w:val="none" w:sz="0" w:space="0" w:color="auto"/>
      </w:divBdr>
    </w:div>
    <w:div w:id="1795564672">
      <w:bodyDiv w:val="1"/>
      <w:marLeft w:val="0"/>
      <w:marRight w:val="0"/>
      <w:marTop w:val="0"/>
      <w:marBottom w:val="0"/>
      <w:divBdr>
        <w:top w:val="none" w:sz="0" w:space="0" w:color="auto"/>
        <w:left w:val="none" w:sz="0" w:space="0" w:color="auto"/>
        <w:bottom w:val="none" w:sz="0" w:space="0" w:color="auto"/>
        <w:right w:val="none" w:sz="0" w:space="0" w:color="auto"/>
      </w:divBdr>
    </w:div>
    <w:div w:id="1795706551">
      <w:bodyDiv w:val="1"/>
      <w:marLeft w:val="0"/>
      <w:marRight w:val="0"/>
      <w:marTop w:val="0"/>
      <w:marBottom w:val="0"/>
      <w:divBdr>
        <w:top w:val="none" w:sz="0" w:space="0" w:color="auto"/>
        <w:left w:val="none" w:sz="0" w:space="0" w:color="auto"/>
        <w:bottom w:val="none" w:sz="0" w:space="0" w:color="auto"/>
        <w:right w:val="none" w:sz="0" w:space="0" w:color="auto"/>
      </w:divBdr>
    </w:div>
    <w:div w:id="1796365235">
      <w:bodyDiv w:val="1"/>
      <w:marLeft w:val="0"/>
      <w:marRight w:val="0"/>
      <w:marTop w:val="0"/>
      <w:marBottom w:val="0"/>
      <w:divBdr>
        <w:top w:val="none" w:sz="0" w:space="0" w:color="auto"/>
        <w:left w:val="none" w:sz="0" w:space="0" w:color="auto"/>
        <w:bottom w:val="none" w:sz="0" w:space="0" w:color="auto"/>
        <w:right w:val="none" w:sz="0" w:space="0" w:color="auto"/>
      </w:divBdr>
    </w:div>
    <w:div w:id="1796679235">
      <w:bodyDiv w:val="1"/>
      <w:marLeft w:val="0"/>
      <w:marRight w:val="0"/>
      <w:marTop w:val="0"/>
      <w:marBottom w:val="0"/>
      <w:divBdr>
        <w:top w:val="none" w:sz="0" w:space="0" w:color="auto"/>
        <w:left w:val="none" w:sz="0" w:space="0" w:color="auto"/>
        <w:bottom w:val="none" w:sz="0" w:space="0" w:color="auto"/>
        <w:right w:val="none" w:sz="0" w:space="0" w:color="auto"/>
      </w:divBdr>
    </w:div>
    <w:div w:id="1797870649">
      <w:bodyDiv w:val="1"/>
      <w:marLeft w:val="0"/>
      <w:marRight w:val="0"/>
      <w:marTop w:val="0"/>
      <w:marBottom w:val="0"/>
      <w:divBdr>
        <w:top w:val="none" w:sz="0" w:space="0" w:color="auto"/>
        <w:left w:val="none" w:sz="0" w:space="0" w:color="auto"/>
        <w:bottom w:val="none" w:sz="0" w:space="0" w:color="auto"/>
        <w:right w:val="none" w:sz="0" w:space="0" w:color="auto"/>
      </w:divBdr>
    </w:div>
    <w:div w:id="1798795868">
      <w:bodyDiv w:val="1"/>
      <w:marLeft w:val="0"/>
      <w:marRight w:val="0"/>
      <w:marTop w:val="0"/>
      <w:marBottom w:val="0"/>
      <w:divBdr>
        <w:top w:val="none" w:sz="0" w:space="0" w:color="auto"/>
        <w:left w:val="none" w:sz="0" w:space="0" w:color="auto"/>
        <w:bottom w:val="none" w:sz="0" w:space="0" w:color="auto"/>
        <w:right w:val="none" w:sz="0" w:space="0" w:color="auto"/>
      </w:divBdr>
    </w:div>
    <w:div w:id="1799565149">
      <w:bodyDiv w:val="1"/>
      <w:marLeft w:val="0"/>
      <w:marRight w:val="0"/>
      <w:marTop w:val="0"/>
      <w:marBottom w:val="0"/>
      <w:divBdr>
        <w:top w:val="none" w:sz="0" w:space="0" w:color="auto"/>
        <w:left w:val="none" w:sz="0" w:space="0" w:color="auto"/>
        <w:bottom w:val="none" w:sz="0" w:space="0" w:color="auto"/>
        <w:right w:val="none" w:sz="0" w:space="0" w:color="auto"/>
      </w:divBdr>
    </w:div>
    <w:div w:id="1799958317">
      <w:bodyDiv w:val="1"/>
      <w:marLeft w:val="0"/>
      <w:marRight w:val="0"/>
      <w:marTop w:val="0"/>
      <w:marBottom w:val="0"/>
      <w:divBdr>
        <w:top w:val="none" w:sz="0" w:space="0" w:color="auto"/>
        <w:left w:val="none" w:sz="0" w:space="0" w:color="auto"/>
        <w:bottom w:val="none" w:sz="0" w:space="0" w:color="auto"/>
        <w:right w:val="none" w:sz="0" w:space="0" w:color="auto"/>
      </w:divBdr>
    </w:div>
    <w:div w:id="1804343529">
      <w:bodyDiv w:val="1"/>
      <w:marLeft w:val="0"/>
      <w:marRight w:val="0"/>
      <w:marTop w:val="0"/>
      <w:marBottom w:val="0"/>
      <w:divBdr>
        <w:top w:val="none" w:sz="0" w:space="0" w:color="auto"/>
        <w:left w:val="none" w:sz="0" w:space="0" w:color="auto"/>
        <w:bottom w:val="none" w:sz="0" w:space="0" w:color="auto"/>
        <w:right w:val="none" w:sz="0" w:space="0" w:color="auto"/>
      </w:divBdr>
    </w:div>
    <w:div w:id="1811559935">
      <w:bodyDiv w:val="1"/>
      <w:marLeft w:val="0"/>
      <w:marRight w:val="0"/>
      <w:marTop w:val="0"/>
      <w:marBottom w:val="0"/>
      <w:divBdr>
        <w:top w:val="none" w:sz="0" w:space="0" w:color="auto"/>
        <w:left w:val="none" w:sz="0" w:space="0" w:color="auto"/>
        <w:bottom w:val="none" w:sz="0" w:space="0" w:color="auto"/>
        <w:right w:val="none" w:sz="0" w:space="0" w:color="auto"/>
      </w:divBdr>
    </w:div>
    <w:div w:id="1818691948">
      <w:bodyDiv w:val="1"/>
      <w:marLeft w:val="0"/>
      <w:marRight w:val="0"/>
      <w:marTop w:val="0"/>
      <w:marBottom w:val="0"/>
      <w:divBdr>
        <w:top w:val="none" w:sz="0" w:space="0" w:color="auto"/>
        <w:left w:val="none" w:sz="0" w:space="0" w:color="auto"/>
        <w:bottom w:val="none" w:sz="0" w:space="0" w:color="auto"/>
        <w:right w:val="none" w:sz="0" w:space="0" w:color="auto"/>
      </w:divBdr>
    </w:div>
    <w:div w:id="1822311468">
      <w:bodyDiv w:val="1"/>
      <w:marLeft w:val="0"/>
      <w:marRight w:val="0"/>
      <w:marTop w:val="0"/>
      <w:marBottom w:val="0"/>
      <w:divBdr>
        <w:top w:val="none" w:sz="0" w:space="0" w:color="auto"/>
        <w:left w:val="none" w:sz="0" w:space="0" w:color="auto"/>
        <w:bottom w:val="none" w:sz="0" w:space="0" w:color="auto"/>
        <w:right w:val="none" w:sz="0" w:space="0" w:color="auto"/>
      </w:divBdr>
    </w:div>
    <w:div w:id="1823689521">
      <w:bodyDiv w:val="1"/>
      <w:marLeft w:val="0"/>
      <w:marRight w:val="0"/>
      <w:marTop w:val="0"/>
      <w:marBottom w:val="0"/>
      <w:divBdr>
        <w:top w:val="none" w:sz="0" w:space="0" w:color="auto"/>
        <w:left w:val="none" w:sz="0" w:space="0" w:color="auto"/>
        <w:bottom w:val="none" w:sz="0" w:space="0" w:color="auto"/>
        <w:right w:val="none" w:sz="0" w:space="0" w:color="auto"/>
      </w:divBdr>
    </w:div>
    <w:div w:id="1825469417">
      <w:bodyDiv w:val="1"/>
      <w:marLeft w:val="0"/>
      <w:marRight w:val="0"/>
      <w:marTop w:val="0"/>
      <w:marBottom w:val="0"/>
      <w:divBdr>
        <w:top w:val="none" w:sz="0" w:space="0" w:color="auto"/>
        <w:left w:val="none" w:sz="0" w:space="0" w:color="auto"/>
        <w:bottom w:val="none" w:sz="0" w:space="0" w:color="auto"/>
        <w:right w:val="none" w:sz="0" w:space="0" w:color="auto"/>
      </w:divBdr>
    </w:div>
    <w:div w:id="1829202328">
      <w:bodyDiv w:val="1"/>
      <w:marLeft w:val="0"/>
      <w:marRight w:val="0"/>
      <w:marTop w:val="0"/>
      <w:marBottom w:val="0"/>
      <w:divBdr>
        <w:top w:val="none" w:sz="0" w:space="0" w:color="auto"/>
        <w:left w:val="none" w:sz="0" w:space="0" w:color="auto"/>
        <w:bottom w:val="none" w:sz="0" w:space="0" w:color="auto"/>
        <w:right w:val="none" w:sz="0" w:space="0" w:color="auto"/>
      </w:divBdr>
    </w:div>
    <w:div w:id="1829712264">
      <w:bodyDiv w:val="1"/>
      <w:marLeft w:val="0"/>
      <w:marRight w:val="0"/>
      <w:marTop w:val="0"/>
      <w:marBottom w:val="0"/>
      <w:divBdr>
        <w:top w:val="none" w:sz="0" w:space="0" w:color="auto"/>
        <w:left w:val="none" w:sz="0" w:space="0" w:color="auto"/>
        <w:bottom w:val="none" w:sz="0" w:space="0" w:color="auto"/>
        <w:right w:val="none" w:sz="0" w:space="0" w:color="auto"/>
      </w:divBdr>
    </w:div>
    <w:div w:id="1830320702">
      <w:bodyDiv w:val="1"/>
      <w:marLeft w:val="0"/>
      <w:marRight w:val="0"/>
      <w:marTop w:val="0"/>
      <w:marBottom w:val="0"/>
      <w:divBdr>
        <w:top w:val="none" w:sz="0" w:space="0" w:color="auto"/>
        <w:left w:val="none" w:sz="0" w:space="0" w:color="auto"/>
        <w:bottom w:val="none" w:sz="0" w:space="0" w:color="auto"/>
        <w:right w:val="none" w:sz="0" w:space="0" w:color="auto"/>
      </w:divBdr>
    </w:div>
    <w:div w:id="1837111704">
      <w:bodyDiv w:val="1"/>
      <w:marLeft w:val="0"/>
      <w:marRight w:val="0"/>
      <w:marTop w:val="0"/>
      <w:marBottom w:val="0"/>
      <w:divBdr>
        <w:top w:val="none" w:sz="0" w:space="0" w:color="auto"/>
        <w:left w:val="none" w:sz="0" w:space="0" w:color="auto"/>
        <w:bottom w:val="none" w:sz="0" w:space="0" w:color="auto"/>
        <w:right w:val="none" w:sz="0" w:space="0" w:color="auto"/>
      </w:divBdr>
    </w:div>
    <w:div w:id="1837184064">
      <w:bodyDiv w:val="1"/>
      <w:marLeft w:val="0"/>
      <w:marRight w:val="0"/>
      <w:marTop w:val="0"/>
      <w:marBottom w:val="0"/>
      <w:divBdr>
        <w:top w:val="none" w:sz="0" w:space="0" w:color="auto"/>
        <w:left w:val="none" w:sz="0" w:space="0" w:color="auto"/>
        <w:bottom w:val="none" w:sz="0" w:space="0" w:color="auto"/>
        <w:right w:val="none" w:sz="0" w:space="0" w:color="auto"/>
      </w:divBdr>
    </w:div>
    <w:div w:id="1837920523">
      <w:bodyDiv w:val="1"/>
      <w:marLeft w:val="0"/>
      <w:marRight w:val="0"/>
      <w:marTop w:val="0"/>
      <w:marBottom w:val="0"/>
      <w:divBdr>
        <w:top w:val="none" w:sz="0" w:space="0" w:color="auto"/>
        <w:left w:val="none" w:sz="0" w:space="0" w:color="auto"/>
        <w:bottom w:val="none" w:sz="0" w:space="0" w:color="auto"/>
        <w:right w:val="none" w:sz="0" w:space="0" w:color="auto"/>
      </w:divBdr>
    </w:div>
    <w:div w:id="1847472568">
      <w:bodyDiv w:val="1"/>
      <w:marLeft w:val="0"/>
      <w:marRight w:val="0"/>
      <w:marTop w:val="0"/>
      <w:marBottom w:val="0"/>
      <w:divBdr>
        <w:top w:val="none" w:sz="0" w:space="0" w:color="auto"/>
        <w:left w:val="none" w:sz="0" w:space="0" w:color="auto"/>
        <w:bottom w:val="none" w:sz="0" w:space="0" w:color="auto"/>
        <w:right w:val="none" w:sz="0" w:space="0" w:color="auto"/>
      </w:divBdr>
    </w:div>
    <w:div w:id="1847788867">
      <w:bodyDiv w:val="1"/>
      <w:marLeft w:val="0"/>
      <w:marRight w:val="0"/>
      <w:marTop w:val="0"/>
      <w:marBottom w:val="0"/>
      <w:divBdr>
        <w:top w:val="none" w:sz="0" w:space="0" w:color="auto"/>
        <w:left w:val="none" w:sz="0" w:space="0" w:color="auto"/>
        <w:bottom w:val="none" w:sz="0" w:space="0" w:color="auto"/>
        <w:right w:val="none" w:sz="0" w:space="0" w:color="auto"/>
      </w:divBdr>
    </w:div>
    <w:div w:id="1847941794">
      <w:bodyDiv w:val="1"/>
      <w:marLeft w:val="0"/>
      <w:marRight w:val="0"/>
      <w:marTop w:val="0"/>
      <w:marBottom w:val="0"/>
      <w:divBdr>
        <w:top w:val="none" w:sz="0" w:space="0" w:color="auto"/>
        <w:left w:val="none" w:sz="0" w:space="0" w:color="auto"/>
        <w:bottom w:val="none" w:sz="0" w:space="0" w:color="auto"/>
        <w:right w:val="none" w:sz="0" w:space="0" w:color="auto"/>
      </w:divBdr>
    </w:div>
    <w:div w:id="1850682622">
      <w:bodyDiv w:val="1"/>
      <w:marLeft w:val="0"/>
      <w:marRight w:val="0"/>
      <w:marTop w:val="0"/>
      <w:marBottom w:val="0"/>
      <w:divBdr>
        <w:top w:val="none" w:sz="0" w:space="0" w:color="auto"/>
        <w:left w:val="none" w:sz="0" w:space="0" w:color="auto"/>
        <w:bottom w:val="none" w:sz="0" w:space="0" w:color="auto"/>
        <w:right w:val="none" w:sz="0" w:space="0" w:color="auto"/>
      </w:divBdr>
    </w:div>
    <w:div w:id="1854690064">
      <w:bodyDiv w:val="1"/>
      <w:marLeft w:val="0"/>
      <w:marRight w:val="0"/>
      <w:marTop w:val="0"/>
      <w:marBottom w:val="0"/>
      <w:divBdr>
        <w:top w:val="none" w:sz="0" w:space="0" w:color="auto"/>
        <w:left w:val="none" w:sz="0" w:space="0" w:color="auto"/>
        <w:bottom w:val="none" w:sz="0" w:space="0" w:color="auto"/>
        <w:right w:val="none" w:sz="0" w:space="0" w:color="auto"/>
      </w:divBdr>
    </w:div>
    <w:div w:id="1863739378">
      <w:bodyDiv w:val="1"/>
      <w:marLeft w:val="0"/>
      <w:marRight w:val="0"/>
      <w:marTop w:val="0"/>
      <w:marBottom w:val="0"/>
      <w:divBdr>
        <w:top w:val="none" w:sz="0" w:space="0" w:color="auto"/>
        <w:left w:val="none" w:sz="0" w:space="0" w:color="auto"/>
        <w:bottom w:val="none" w:sz="0" w:space="0" w:color="auto"/>
        <w:right w:val="none" w:sz="0" w:space="0" w:color="auto"/>
      </w:divBdr>
    </w:div>
    <w:div w:id="1871408973">
      <w:bodyDiv w:val="1"/>
      <w:marLeft w:val="0"/>
      <w:marRight w:val="0"/>
      <w:marTop w:val="0"/>
      <w:marBottom w:val="0"/>
      <w:divBdr>
        <w:top w:val="none" w:sz="0" w:space="0" w:color="auto"/>
        <w:left w:val="none" w:sz="0" w:space="0" w:color="auto"/>
        <w:bottom w:val="none" w:sz="0" w:space="0" w:color="auto"/>
        <w:right w:val="none" w:sz="0" w:space="0" w:color="auto"/>
      </w:divBdr>
    </w:div>
    <w:div w:id="1875382306">
      <w:bodyDiv w:val="1"/>
      <w:marLeft w:val="0"/>
      <w:marRight w:val="0"/>
      <w:marTop w:val="0"/>
      <w:marBottom w:val="0"/>
      <w:divBdr>
        <w:top w:val="none" w:sz="0" w:space="0" w:color="auto"/>
        <w:left w:val="none" w:sz="0" w:space="0" w:color="auto"/>
        <w:bottom w:val="none" w:sz="0" w:space="0" w:color="auto"/>
        <w:right w:val="none" w:sz="0" w:space="0" w:color="auto"/>
      </w:divBdr>
    </w:div>
    <w:div w:id="1880163934">
      <w:bodyDiv w:val="1"/>
      <w:marLeft w:val="0"/>
      <w:marRight w:val="0"/>
      <w:marTop w:val="0"/>
      <w:marBottom w:val="0"/>
      <w:divBdr>
        <w:top w:val="none" w:sz="0" w:space="0" w:color="auto"/>
        <w:left w:val="none" w:sz="0" w:space="0" w:color="auto"/>
        <w:bottom w:val="none" w:sz="0" w:space="0" w:color="auto"/>
        <w:right w:val="none" w:sz="0" w:space="0" w:color="auto"/>
      </w:divBdr>
      <w:divsChild>
        <w:div w:id="447243994">
          <w:marLeft w:val="640"/>
          <w:marRight w:val="0"/>
          <w:marTop w:val="0"/>
          <w:marBottom w:val="0"/>
          <w:divBdr>
            <w:top w:val="none" w:sz="0" w:space="0" w:color="auto"/>
            <w:left w:val="none" w:sz="0" w:space="0" w:color="auto"/>
            <w:bottom w:val="none" w:sz="0" w:space="0" w:color="auto"/>
            <w:right w:val="none" w:sz="0" w:space="0" w:color="auto"/>
          </w:divBdr>
        </w:div>
        <w:div w:id="630670472">
          <w:marLeft w:val="640"/>
          <w:marRight w:val="0"/>
          <w:marTop w:val="0"/>
          <w:marBottom w:val="0"/>
          <w:divBdr>
            <w:top w:val="none" w:sz="0" w:space="0" w:color="auto"/>
            <w:left w:val="none" w:sz="0" w:space="0" w:color="auto"/>
            <w:bottom w:val="none" w:sz="0" w:space="0" w:color="auto"/>
            <w:right w:val="none" w:sz="0" w:space="0" w:color="auto"/>
          </w:divBdr>
        </w:div>
        <w:div w:id="949245845">
          <w:marLeft w:val="640"/>
          <w:marRight w:val="0"/>
          <w:marTop w:val="0"/>
          <w:marBottom w:val="0"/>
          <w:divBdr>
            <w:top w:val="none" w:sz="0" w:space="0" w:color="auto"/>
            <w:left w:val="none" w:sz="0" w:space="0" w:color="auto"/>
            <w:bottom w:val="none" w:sz="0" w:space="0" w:color="auto"/>
            <w:right w:val="none" w:sz="0" w:space="0" w:color="auto"/>
          </w:divBdr>
        </w:div>
        <w:div w:id="1046219848">
          <w:marLeft w:val="640"/>
          <w:marRight w:val="0"/>
          <w:marTop w:val="0"/>
          <w:marBottom w:val="0"/>
          <w:divBdr>
            <w:top w:val="none" w:sz="0" w:space="0" w:color="auto"/>
            <w:left w:val="none" w:sz="0" w:space="0" w:color="auto"/>
            <w:bottom w:val="none" w:sz="0" w:space="0" w:color="auto"/>
            <w:right w:val="none" w:sz="0" w:space="0" w:color="auto"/>
          </w:divBdr>
        </w:div>
      </w:divsChild>
    </w:div>
    <w:div w:id="1888956628">
      <w:bodyDiv w:val="1"/>
      <w:marLeft w:val="0"/>
      <w:marRight w:val="0"/>
      <w:marTop w:val="0"/>
      <w:marBottom w:val="0"/>
      <w:divBdr>
        <w:top w:val="none" w:sz="0" w:space="0" w:color="auto"/>
        <w:left w:val="none" w:sz="0" w:space="0" w:color="auto"/>
        <w:bottom w:val="none" w:sz="0" w:space="0" w:color="auto"/>
        <w:right w:val="none" w:sz="0" w:space="0" w:color="auto"/>
      </w:divBdr>
      <w:divsChild>
        <w:div w:id="766537545">
          <w:marLeft w:val="0"/>
          <w:marRight w:val="0"/>
          <w:marTop w:val="0"/>
          <w:marBottom w:val="0"/>
          <w:divBdr>
            <w:top w:val="none" w:sz="0" w:space="0" w:color="auto"/>
            <w:left w:val="none" w:sz="0" w:space="0" w:color="auto"/>
            <w:bottom w:val="none" w:sz="0" w:space="0" w:color="auto"/>
            <w:right w:val="none" w:sz="0" w:space="0" w:color="auto"/>
          </w:divBdr>
          <w:divsChild>
            <w:div w:id="4868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6620">
      <w:bodyDiv w:val="1"/>
      <w:marLeft w:val="0"/>
      <w:marRight w:val="0"/>
      <w:marTop w:val="0"/>
      <w:marBottom w:val="0"/>
      <w:divBdr>
        <w:top w:val="none" w:sz="0" w:space="0" w:color="auto"/>
        <w:left w:val="none" w:sz="0" w:space="0" w:color="auto"/>
        <w:bottom w:val="none" w:sz="0" w:space="0" w:color="auto"/>
        <w:right w:val="none" w:sz="0" w:space="0" w:color="auto"/>
      </w:divBdr>
    </w:div>
    <w:div w:id="1894273925">
      <w:bodyDiv w:val="1"/>
      <w:marLeft w:val="0"/>
      <w:marRight w:val="0"/>
      <w:marTop w:val="0"/>
      <w:marBottom w:val="0"/>
      <w:divBdr>
        <w:top w:val="none" w:sz="0" w:space="0" w:color="auto"/>
        <w:left w:val="none" w:sz="0" w:space="0" w:color="auto"/>
        <w:bottom w:val="none" w:sz="0" w:space="0" w:color="auto"/>
        <w:right w:val="none" w:sz="0" w:space="0" w:color="auto"/>
      </w:divBdr>
    </w:div>
    <w:div w:id="1902520007">
      <w:bodyDiv w:val="1"/>
      <w:marLeft w:val="0"/>
      <w:marRight w:val="0"/>
      <w:marTop w:val="0"/>
      <w:marBottom w:val="0"/>
      <w:divBdr>
        <w:top w:val="none" w:sz="0" w:space="0" w:color="auto"/>
        <w:left w:val="none" w:sz="0" w:space="0" w:color="auto"/>
        <w:bottom w:val="none" w:sz="0" w:space="0" w:color="auto"/>
        <w:right w:val="none" w:sz="0" w:space="0" w:color="auto"/>
      </w:divBdr>
    </w:div>
    <w:div w:id="1903759835">
      <w:bodyDiv w:val="1"/>
      <w:marLeft w:val="0"/>
      <w:marRight w:val="0"/>
      <w:marTop w:val="0"/>
      <w:marBottom w:val="0"/>
      <w:divBdr>
        <w:top w:val="none" w:sz="0" w:space="0" w:color="auto"/>
        <w:left w:val="none" w:sz="0" w:space="0" w:color="auto"/>
        <w:bottom w:val="none" w:sz="0" w:space="0" w:color="auto"/>
        <w:right w:val="none" w:sz="0" w:space="0" w:color="auto"/>
      </w:divBdr>
    </w:div>
    <w:div w:id="190397713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
    <w:div w:id="1909534116">
      <w:bodyDiv w:val="1"/>
      <w:marLeft w:val="0"/>
      <w:marRight w:val="0"/>
      <w:marTop w:val="0"/>
      <w:marBottom w:val="0"/>
      <w:divBdr>
        <w:top w:val="none" w:sz="0" w:space="0" w:color="auto"/>
        <w:left w:val="none" w:sz="0" w:space="0" w:color="auto"/>
        <w:bottom w:val="none" w:sz="0" w:space="0" w:color="auto"/>
        <w:right w:val="none" w:sz="0" w:space="0" w:color="auto"/>
      </w:divBdr>
    </w:div>
    <w:div w:id="1913537886">
      <w:bodyDiv w:val="1"/>
      <w:marLeft w:val="0"/>
      <w:marRight w:val="0"/>
      <w:marTop w:val="0"/>
      <w:marBottom w:val="0"/>
      <w:divBdr>
        <w:top w:val="none" w:sz="0" w:space="0" w:color="auto"/>
        <w:left w:val="none" w:sz="0" w:space="0" w:color="auto"/>
        <w:bottom w:val="none" w:sz="0" w:space="0" w:color="auto"/>
        <w:right w:val="none" w:sz="0" w:space="0" w:color="auto"/>
      </w:divBdr>
    </w:div>
    <w:div w:id="1919553213">
      <w:bodyDiv w:val="1"/>
      <w:marLeft w:val="0"/>
      <w:marRight w:val="0"/>
      <w:marTop w:val="0"/>
      <w:marBottom w:val="0"/>
      <w:divBdr>
        <w:top w:val="none" w:sz="0" w:space="0" w:color="auto"/>
        <w:left w:val="none" w:sz="0" w:space="0" w:color="auto"/>
        <w:bottom w:val="none" w:sz="0" w:space="0" w:color="auto"/>
        <w:right w:val="none" w:sz="0" w:space="0" w:color="auto"/>
      </w:divBdr>
    </w:div>
    <w:div w:id="1924296227">
      <w:bodyDiv w:val="1"/>
      <w:marLeft w:val="0"/>
      <w:marRight w:val="0"/>
      <w:marTop w:val="0"/>
      <w:marBottom w:val="0"/>
      <w:divBdr>
        <w:top w:val="none" w:sz="0" w:space="0" w:color="auto"/>
        <w:left w:val="none" w:sz="0" w:space="0" w:color="auto"/>
        <w:bottom w:val="none" w:sz="0" w:space="0" w:color="auto"/>
        <w:right w:val="none" w:sz="0" w:space="0" w:color="auto"/>
      </w:divBdr>
      <w:divsChild>
        <w:div w:id="1169514786">
          <w:marLeft w:val="640"/>
          <w:marRight w:val="0"/>
          <w:marTop w:val="0"/>
          <w:marBottom w:val="0"/>
          <w:divBdr>
            <w:top w:val="none" w:sz="0" w:space="0" w:color="auto"/>
            <w:left w:val="none" w:sz="0" w:space="0" w:color="auto"/>
            <w:bottom w:val="none" w:sz="0" w:space="0" w:color="auto"/>
            <w:right w:val="none" w:sz="0" w:space="0" w:color="auto"/>
          </w:divBdr>
        </w:div>
        <w:div w:id="1399329959">
          <w:marLeft w:val="640"/>
          <w:marRight w:val="0"/>
          <w:marTop w:val="0"/>
          <w:marBottom w:val="0"/>
          <w:divBdr>
            <w:top w:val="none" w:sz="0" w:space="0" w:color="auto"/>
            <w:left w:val="none" w:sz="0" w:space="0" w:color="auto"/>
            <w:bottom w:val="none" w:sz="0" w:space="0" w:color="auto"/>
            <w:right w:val="none" w:sz="0" w:space="0" w:color="auto"/>
          </w:divBdr>
        </w:div>
      </w:divsChild>
    </w:div>
    <w:div w:id="1927229988">
      <w:bodyDiv w:val="1"/>
      <w:marLeft w:val="0"/>
      <w:marRight w:val="0"/>
      <w:marTop w:val="0"/>
      <w:marBottom w:val="0"/>
      <w:divBdr>
        <w:top w:val="none" w:sz="0" w:space="0" w:color="auto"/>
        <w:left w:val="none" w:sz="0" w:space="0" w:color="auto"/>
        <w:bottom w:val="none" w:sz="0" w:space="0" w:color="auto"/>
        <w:right w:val="none" w:sz="0" w:space="0" w:color="auto"/>
      </w:divBdr>
    </w:div>
    <w:div w:id="1937473493">
      <w:bodyDiv w:val="1"/>
      <w:marLeft w:val="0"/>
      <w:marRight w:val="0"/>
      <w:marTop w:val="0"/>
      <w:marBottom w:val="0"/>
      <w:divBdr>
        <w:top w:val="none" w:sz="0" w:space="0" w:color="auto"/>
        <w:left w:val="none" w:sz="0" w:space="0" w:color="auto"/>
        <w:bottom w:val="none" w:sz="0" w:space="0" w:color="auto"/>
        <w:right w:val="none" w:sz="0" w:space="0" w:color="auto"/>
      </w:divBdr>
    </w:div>
    <w:div w:id="1939293782">
      <w:bodyDiv w:val="1"/>
      <w:marLeft w:val="0"/>
      <w:marRight w:val="0"/>
      <w:marTop w:val="0"/>
      <w:marBottom w:val="0"/>
      <w:divBdr>
        <w:top w:val="none" w:sz="0" w:space="0" w:color="auto"/>
        <w:left w:val="none" w:sz="0" w:space="0" w:color="auto"/>
        <w:bottom w:val="none" w:sz="0" w:space="0" w:color="auto"/>
        <w:right w:val="none" w:sz="0" w:space="0" w:color="auto"/>
      </w:divBdr>
    </w:div>
    <w:div w:id="1940866331">
      <w:bodyDiv w:val="1"/>
      <w:marLeft w:val="0"/>
      <w:marRight w:val="0"/>
      <w:marTop w:val="0"/>
      <w:marBottom w:val="0"/>
      <w:divBdr>
        <w:top w:val="none" w:sz="0" w:space="0" w:color="auto"/>
        <w:left w:val="none" w:sz="0" w:space="0" w:color="auto"/>
        <w:bottom w:val="none" w:sz="0" w:space="0" w:color="auto"/>
        <w:right w:val="none" w:sz="0" w:space="0" w:color="auto"/>
      </w:divBdr>
    </w:div>
    <w:div w:id="1945961999">
      <w:bodyDiv w:val="1"/>
      <w:marLeft w:val="0"/>
      <w:marRight w:val="0"/>
      <w:marTop w:val="0"/>
      <w:marBottom w:val="0"/>
      <w:divBdr>
        <w:top w:val="none" w:sz="0" w:space="0" w:color="auto"/>
        <w:left w:val="none" w:sz="0" w:space="0" w:color="auto"/>
        <w:bottom w:val="none" w:sz="0" w:space="0" w:color="auto"/>
        <w:right w:val="none" w:sz="0" w:space="0" w:color="auto"/>
      </w:divBdr>
    </w:div>
    <w:div w:id="1962224029">
      <w:bodyDiv w:val="1"/>
      <w:marLeft w:val="0"/>
      <w:marRight w:val="0"/>
      <w:marTop w:val="0"/>
      <w:marBottom w:val="0"/>
      <w:divBdr>
        <w:top w:val="none" w:sz="0" w:space="0" w:color="auto"/>
        <w:left w:val="none" w:sz="0" w:space="0" w:color="auto"/>
        <w:bottom w:val="none" w:sz="0" w:space="0" w:color="auto"/>
        <w:right w:val="none" w:sz="0" w:space="0" w:color="auto"/>
      </w:divBdr>
    </w:div>
    <w:div w:id="1975911365">
      <w:bodyDiv w:val="1"/>
      <w:marLeft w:val="0"/>
      <w:marRight w:val="0"/>
      <w:marTop w:val="0"/>
      <w:marBottom w:val="0"/>
      <w:divBdr>
        <w:top w:val="none" w:sz="0" w:space="0" w:color="auto"/>
        <w:left w:val="none" w:sz="0" w:space="0" w:color="auto"/>
        <w:bottom w:val="none" w:sz="0" w:space="0" w:color="auto"/>
        <w:right w:val="none" w:sz="0" w:space="0" w:color="auto"/>
      </w:divBdr>
    </w:div>
    <w:div w:id="1976443196">
      <w:bodyDiv w:val="1"/>
      <w:marLeft w:val="0"/>
      <w:marRight w:val="0"/>
      <w:marTop w:val="0"/>
      <w:marBottom w:val="0"/>
      <w:divBdr>
        <w:top w:val="none" w:sz="0" w:space="0" w:color="auto"/>
        <w:left w:val="none" w:sz="0" w:space="0" w:color="auto"/>
        <w:bottom w:val="none" w:sz="0" w:space="0" w:color="auto"/>
        <w:right w:val="none" w:sz="0" w:space="0" w:color="auto"/>
      </w:divBdr>
    </w:div>
    <w:div w:id="1976567790">
      <w:bodyDiv w:val="1"/>
      <w:marLeft w:val="0"/>
      <w:marRight w:val="0"/>
      <w:marTop w:val="0"/>
      <w:marBottom w:val="0"/>
      <w:divBdr>
        <w:top w:val="none" w:sz="0" w:space="0" w:color="auto"/>
        <w:left w:val="none" w:sz="0" w:space="0" w:color="auto"/>
        <w:bottom w:val="none" w:sz="0" w:space="0" w:color="auto"/>
        <w:right w:val="none" w:sz="0" w:space="0" w:color="auto"/>
      </w:divBdr>
    </w:div>
    <w:div w:id="1984196010">
      <w:bodyDiv w:val="1"/>
      <w:marLeft w:val="0"/>
      <w:marRight w:val="0"/>
      <w:marTop w:val="0"/>
      <w:marBottom w:val="0"/>
      <w:divBdr>
        <w:top w:val="none" w:sz="0" w:space="0" w:color="auto"/>
        <w:left w:val="none" w:sz="0" w:space="0" w:color="auto"/>
        <w:bottom w:val="none" w:sz="0" w:space="0" w:color="auto"/>
        <w:right w:val="none" w:sz="0" w:space="0" w:color="auto"/>
      </w:divBdr>
    </w:div>
    <w:div w:id="1984236974">
      <w:bodyDiv w:val="1"/>
      <w:marLeft w:val="0"/>
      <w:marRight w:val="0"/>
      <w:marTop w:val="0"/>
      <w:marBottom w:val="0"/>
      <w:divBdr>
        <w:top w:val="none" w:sz="0" w:space="0" w:color="auto"/>
        <w:left w:val="none" w:sz="0" w:space="0" w:color="auto"/>
        <w:bottom w:val="none" w:sz="0" w:space="0" w:color="auto"/>
        <w:right w:val="none" w:sz="0" w:space="0" w:color="auto"/>
      </w:divBdr>
    </w:div>
    <w:div w:id="1987512059">
      <w:bodyDiv w:val="1"/>
      <w:marLeft w:val="0"/>
      <w:marRight w:val="0"/>
      <w:marTop w:val="0"/>
      <w:marBottom w:val="0"/>
      <w:divBdr>
        <w:top w:val="none" w:sz="0" w:space="0" w:color="auto"/>
        <w:left w:val="none" w:sz="0" w:space="0" w:color="auto"/>
        <w:bottom w:val="none" w:sz="0" w:space="0" w:color="auto"/>
        <w:right w:val="none" w:sz="0" w:space="0" w:color="auto"/>
      </w:divBdr>
    </w:div>
    <w:div w:id="1988822293">
      <w:bodyDiv w:val="1"/>
      <w:marLeft w:val="0"/>
      <w:marRight w:val="0"/>
      <w:marTop w:val="0"/>
      <w:marBottom w:val="0"/>
      <w:divBdr>
        <w:top w:val="none" w:sz="0" w:space="0" w:color="auto"/>
        <w:left w:val="none" w:sz="0" w:space="0" w:color="auto"/>
        <w:bottom w:val="none" w:sz="0" w:space="0" w:color="auto"/>
        <w:right w:val="none" w:sz="0" w:space="0" w:color="auto"/>
      </w:divBdr>
    </w:div>
    <w:div w:id="1990788268">
      <w:bodyDiv w:val="1"/>
      <w:marLeft w:val="0"/>
      <w:marRight w:val="0"/>
      <w:marTop w:val="0"/>
      <w:marBottom w:val="0"/>
      <w:divBdr>
        <w:top w:val="none" w:sz="0" w:space="0" w:color="auto"/>
        <w:left w:val="none" w:sz="0" w:space="0" w:color="auto"/>
        <w:bottom w:val="none" w:sz="0" w:space="0" w:color="auto"/>
        <w:right w:val="none" w:sz="0" w:space="0" w:color="auto"/>
      </w:divBdr>
    </w:div>
    <w:div w:id="1993751558">
      <w:bodyDiv w:val="1"/>
      <w:marLeft w:val="0"/>
      <w:marRight w:val="0"/>
      <w:marTop w:val="0"/>
      <w:marBottom w:val="0"/>
      <w:divBdr>
        <w:top w:val="none" w:sz="0" w:space="0" w:color="auto"/>
        <w:left w:val="none" w:sz="0" w:space="0" w:color="auto"/>
        <w:bottom w:val="none" w:sz="0" w:space="0" w:color="auto"/>
        <w:right w:val="none" w:sz="0" w:space="0" w:color="auto"/>
      </w:divBdr>
    </w:div>
    <w:div w:id="1999187806">
      <w:bodyDiv w:val="1"/>
      <w:marLeft w:val="0"/>
      <w:marRight w:val="0"/>
      <w:marTop w:val="0"/>
      <w:marBottom w:val="0"/>
      <w:divBdr>
        <w:top w:val="none" w:sz="0" w:space="0" w:color="auto"/>
        <w:left w:val="none" w:sz="0" w:space="0" w:color="auto"/>
        <w:bottom w:val="none" w:sz="0" w:space="0" w:color="auto"/>
        <w:right w:val="none" w:sz="0" w:space="0" w:color="auto"/>
      </w:divBdr>
    </w:div>
    <w:div w:id="2000814229">
      <w:bodyDiv w:val="1"/>
      <w:marLeft w:val="0"/>
      <w:marRight w:val="0"/>
      <w:marTop w:val="0"/>
      <w:marBottom w:val="0"/>
      <w:divBdr>
        <w:top w:val="none" w:sz="0" w:space="0" w:color="auto"/>
        <w:left w:val="none" w:sz="0" w:space="0" w:color="auto"/>
        <w:bottom w:val="none" w:sz="0" w:space="0" w:color="auto"/>
        <w:right w:val="none" w:sz="0" w:space="0" w:color="auto"/>
      </w:divBdr>
    </w:div>
    <w:div w:id="2002464720">
      <w:bodyDiv w:val="1"/>
      <w:marLeft w:val="0"/>
      <w:marRight w:val="0"/>
      <w:marTop w:val="0"/>
      <w:marBottom w:val="0"/>
      <w:divBdr>
        <w:top w:val="none" w:sz="0" w:space="0" w:color="auto"/>
        <w:left w:val="none" w:sz="0" w:space="0" w:color="auto"/>
        <w:bottom w:val="none" w:sz="0" w:space="0" w:color="auto"/>
        <w:right w:val="none" w:sz="0" w:space="0" w:color="auto"/>
      </w:divBdr>
    </w:div>
    <w:div w:id="2004120173">
      <w:bodyDiv w:val="1"/>
      <w:marLeft w:val="0"/>
      <w:marRight w:val="0"/>
      <w:marTop w:val="0"/>
      <w:marBottom w:val="0"/>
      <w:divBdr>
        <w:top w:val="none" w:sz="0" w:space="0" w:color="auto"/>
        <w:left w:val="none" w:sz="0" w:space="0" w:color="auto"/>
        <w:bottom w:val="none" w:sz="0" w:space="0" w:color="auto"/>
        <w:right w:val="none" w:sz="0" w:space="0" w:color="auto"/>
      </w:divBdr>
    </w:div>
    <w:div w:id="2005544311">
      <w:bodyDiv w:val="1"/>
      <w:marLeft w:val="0"/>
      <w:marRight w:val="0"/>
      <w:marTop w:val="0"/>
      <w:marBottom w:val="0"/>
      <w:divBdr>
        <w:top w:val="none" w:sz="0" w:space="0" w:color="auto"/>
        <w:left w:val="none" w:sz="0" w:space="0" w:color="auto"/>
        <w:bottom w:val="none" w:sz="0" w:space="0" w:color="auto"/>
        <w:right w:val="none" w:sz="0" w:space="0" w:color="auto"/>
      </w:divBdr>
    </w:div>
    <w:div w:id="2011178984">
      <w:bodyDiv w:val="1"/>
      <w:marLeft w:val="0"/>
      <w:marRight w:val="0"/>
      <w:marTop w:val="0"/>
      <w:marBottom w:val="0"/>
      <w:divBdr>
        <w:top w:val="none" w:sz="0" w:space="0" w:color="auto"/>
        <w:left w:val="none" w:sz="0" w:space="0" w:color="auto"/>
        <w:bottom w:val="none" w:sz="0" w:space="0" w:color="auto"/>
        <w:right w:val="none" w:sz="0" w:space="0" w:color="auto"/>
      </w:divBdr>
    </w:div>
    <w:div w:id="2012180047">
      <w:bodyDiv w:val="1"/>
      <w:marLeft w:val="0"/>
      <w:marRight w:val="0"/>
      <w:marTop w:val="0"/>
      <w:marBottom w:val="0"/>
      <w:divBdr>
        <w:top w:val="none" w:sz="0" w:space="0" w:color="auto"/>
        <w:left w:val="none" w:sz="0" w:space="0" w:color="auto"/>
        <w:bottom w:val="none" w:sz="0" w:space="0" w:color="auto"/>
        <w:right w:val="none" w:sz="0" w:space="0" w:color="auto"/>
      </w:divBdr>
    </w:div>
    <w:div w:id="2013220964">
      <w:bodyDiv w:val="1"/>
      <w:marLeft w:val="0"/>
      <w:marRight w:val="0"/>
      <w:marTop w:val="0"/>
      <w:marBottom w:val="0"/>
      <w:divBdr>
        <w:top w:val="none" w:sz="0" w:space="0" w:color="auto"/>
        <w:left w:val="none" w:sz="0" w:space="0" w:color="auto"/>
        <w:bottom w:val="none" w:sz="0" w:space="0" w:color="auto"/>
        <w:right w:val="none" w:sz="0" w:space="0" w:color="auto"/>
      </w:divBdr>
    </w:div>
    <w:div w:id="2021732111">
      <w:bodyDiv w:val="1"/>
      <w:marLeft w:val="0"/>
      <w:marRight w:val="0"/>
      <w:marTop w:val="0"/>
      <w:marBottom w:val="0"/>
      <w:divBdr>
        <w:top w:val="none" w:sz="0" w:space="0" w:color="auto"/>
        <w:left w:val="none" w:sz="0" w:space="0" w:color="auto"/>
        <w:bottom w:val="none" w:sz="0" w:space="0" w:color="auto"/>
        <w:right w:val="none" w:sz="0" w:space="0" w:color="auto"/>
      </w:divBdr>
    </w:div>
    <w:div w:id="2027242263">
      <w:bodyDiv w:val="1"/>
      <w:marLeft w:val="0"/>
      <w:marRight w:val="0"/>
      <w:marTop w:val="0"/>
      <w:marBottom w:val="0"/>
      <w:divBdr>
        <w:top w:val="none" w:sz="0" w:space="0" w:color="auto"/>
        <w:left w:val="none" w:sz="0" w:space="0" w:color="auto"/>
        <w:bottom w:val="none" w:sz="0" w:space="0" w:color="auto"/>
        <w:right w:val="none" w:sz="0" w:space="0" w:color="auto"/>
      </w:divBdr>
    </w:div>
    <w:div w:id="2029480849">
      <w:bodyDiv w:val="1"/>
      <w:marLeft w:val="0"/>
      <w:marRight w:val="0"/>
      <w:marTop w:val="0"/>
      <w:marBottom w:val="0"/>
      <w:divBdr>
        <w:top w:val="none" w:sz="0" w:space="0" w:color="auto"/>
        <w:left w:val="none" w:sz="0" w:space="0" w:color="auto"/>
        <w:bottom w:val="none" w:sz="0" w:space="0" w:color="auto"/>
        <w:right w:val="none" w:sz="0" w:space="0" w:color="auto"/>
      </w:divBdr>
    </w:div>
    <w:div w:id="2043359837">
      <w:bodyDiv w:val="1"/>
      <w:marLeft w:val="0"/>
      <w:marRight w:val="0"/>
      <w:marTop w:val="0"/>
      <w:marBottom w:val="0"/>
      <w:divBdr>
        <w:top w:val="none" w:sz="0" w:space="0" w:color="auto"/>
        <w:left w:val="none" w:sz="0" w:space="0" w:color="auto"/>
        <w:bottom w:val="none" w:sz="0" w:space="0" w:color="auto"/>
        <w:right w:val="none" w:sz="0" w:space="0" w:color="auto"/>
      </w:divBdr>
    </w:div>
    <w:div w:id="2047216309">
      <w:bodyDiv w:val="1"/>
      <w:marLeft w:val="0"/>
      <w:marRight w:val="0"/>
      <w:marTop w:val="0"/>
      <w:marBottom w:val="0"/>
      <w:divBdr>
        <w:top w:val="none" w:sz="0" w:space="0" w:color="auto"/>
        <w:left w:val="none" w:sz="0" w:space="0" w:color="auto"/>
        <w:bottom w:val="none" w:sz="0" w:space="0" w:color="auto"/>
        <w:right w:val="none" w:sz="0" w:space="0" w:color="auto"/>
      </w:divBdr>
    </w:div>
    <w:div w:id="2057577937">
      <w:bodyDiv w:val="1"/>
      <w:marLeft w:val="0"/>
      <w:marRight w:val="0"/>
      <w:marTop w:val="0"/>
      <w:marBottom w:val="0"/>
      <w:divBdr>
        <w:top w:val="none" w:sz="0" w:space="0" w:color="auto"/>
        <w:left w:val="none" w:sz="0" w:space="0" w:color="auto"/>
        <w:bottom w:val="none" w:sz="0" w:space="0" w:color="auto"/>
        <w:right w:val="none" w:sz="0" w:space="0" w:color="auto"/>
      </w:divBdr>
    </w:div>
    <w:div w:id="2058895594">
      <w:bodyDiv w:val="1"/>
      <w:marLeft w:val="0"/>
      <w:marRight w:val="0"/>
      <w:marTop w:val="0"/>
      <w:marBottom w:val="0"/>
      <w:divBdr>
        <w:top w:val="none" w:sz="0" w:space="0" w:color="auto"/>
        <w:left w:val="none" w:sz="0" w:space="0" w:color="auto"/>
        <w:bottom w:val="none" w:sz="0" w:space="0" w:color="auto"/>
        <w:right w:val="none" w:sz="0" w:space="0" w:color="auto"/>
      </w:divBdr>
    </w:div>
    <w:div w:id="2064399382">
      <w:bodyDiv w:val="1"/>
      <w:marLeft w:val="0"/>
      <w:marRight w:val="0"/>
      <w:marTop w:val="0"/>
      <w:marBottom w:val="0"/>
      <w:divBdr>
        <w:top w:val="none" w:sz="0" w:space="0" w:color="auto"/>
        <w:left w:val="none" w:sz="0" w:space="0" w:color="auto"/>
        <w:bottom w:val="none" w:sz="0" w:space="0" w:color="auto"/>
        <w:right w:val="none" w:sz="0" w:space="0" w:color="auto"/>
      </w:divBdr>
    </w:div>
    <w:div w:id="2064865176">
      <w:bodyDiv w:val="1"/>
      <w:marLeft w:val="0"/>
      <w:marRight w:val="0"/>
      <w:marTop w:val="0"/>
      <w:marBottom w:val="0"/>
      <w:divBdr>
        <w:top w:val="none" w:sz="0" w:space="0" w:color="auto"/>
        <w:left w:val="none" w:sz="0" w:space="0" w:color="auto"/>
        <w:bottom w:val="none" w:sz="0" w:space="0" w:color="auto"/>
        <w:right w:val="none" w:sz="0" w:space="0" w:color="auto"/>
      </w:divBdr>
    </w:div>
    <w:div w:id="2080639419">
      <w:bodyDiv w:val="1"/>
      <w:marLeft w:val="0"/>
      <w:marRight w:val="0"/>
      <w:marTop w:val="0"/>
      <w:marBottom w:val="0"/>
      <w:divBdr>
        <w:top w:val="none" w:sz="0" w:space="0" w:color="auto"/>
        <w:left w:val="none" w:sz="0" w:space="0" w:color="auto"/>
        <w:bottom w:val="none" w:sz="0" w:space="0" w:color="auto"/>
        <w:right w:val="none" w:sz="0" w:space="0" w:color="auto"/>
      </w:divBdr>
    </w:div>
    <w:div w:id="2080706723">
      <w:bodyDiv w:val="1"/>
      <w:marLeft w:val="0"/>
      <w:marRight w:val="0"/>
      <w:marTop w:val="0"/>
      <w:marBottom w:val="0"/>
      <w:divBdr>
        <w:top w:val="none" w:sz="0" w:space="0" w:color="auto"/>
        <w:left w:val="none" w:sz="0" w:space="0" w:color="auto"/>
        <w:bottom w:val="none" w:sz="0" w:space="0" w:color="auto"/>
        <w:right w:val="none" w:sz="0" w:space="0" w:color="auto"/>
      </w:divBdr>
    </w:div>
    <w:div w:id="2093358181">
      <w:bodyDiv w:val="1"/>
      <w:marLeft w:val="0"/>
      <w:marRight w:val="0"/>
      <w:marTop w:val="0"/>
      <w:marBottom w:val="0"/>
      <w:divBdr>
        <w:top w:val="none" w:sz="0" w:space="0" w:color="auto"/>
        <w:left w:val="none" w:sz="0" w:space="0" w:color="auto"/>
        <w:bottom w:val="none" w:sz="0" w:space="0" w:color="auto"/>
        <w:right w:val="none" w:sz="0" w:space="0" w:color="auto"/>
      </w:divBdr>
    </w:div>
    <w:div w:id="2096196494">
      <w:bodyDiv w:val="1"/>
      <w:marLeft w:val="0"/>
      <w:marRight w:val="0"/>
      <w:marTop w:val="0"/>
      <w:marBottom w:val="0"/>
      <w:divBdr>
        <w:top w:val="none" w:sz="0" w:space="0" w:color="auto"/>
        <w:left w:val="none" w:sz="0" w:space="0" w:color="auto"/>
        <w:bottom w:val="none" w:sz="0" w:space="0" w:color="auto"/>
        <w:right w:val="none" w:sz="0" w:space="0" w:color="auto"/>
      </w:divBdr>
    </w:div>
    <w:div w:id="2100759316">
      <w:bodyDiv w:val="1"/>
      <w:marLeft w:val="0"/>
      <w:marRight w:val="0"/>
      <w:marTop w:val="0"/>
      <w:marBottom w:val="0"/>
      <w:divBdr>
        <w:top w:val="none" w:sz="0" w:space="0" w:color="auto"/>
        <w:left w:val="none" w:sz="0" w:space="0" w:color="auto"/>
        <w:bottom w:val="none" w:sz="0" w:space="0" w:color="auto"/>
        <w:right w:val="none" w:sz="0" w:space="0" w:color="auto"/>
      </w:divBdr>
    </w:div>
    <w:div w:id="2103136736">
      <w:bodyDiv w:val="1"/>
      <w:marLeft w:val="0"/>
      <w:marRight w:val="0"/>
      <w:marTop w:val="0"/>
      <w:marBottom w:val="0"/>
      <w:divBdr>
        <w:top w:val="none" w:sz="0" w:space="0" w:color="auto"/>
        <w:left w:val="none" w:sz="0" w:space="0" w:color="auto"/>
        <w:bottom w:val="none" w:sz="0" w:space="0" w:color="auto"/>
        <w:right w:val="none" w:sz="0" w:space="0" w:color="auto"/>
      </w:divBdr>
    </w:div>
    <w:div w:id="2104453617">
      <w:bodyDiv w:val="1"/>
      <w:marLeft w:val="0"/>
      <w:marRight w:val="0"/>
      <w:marTop w:val="0"/>
      <w:marBottom w:val="0"/>
      <w:divBdr>
        <w:top w:val="none" w:sz="0" w:space="0" w:color="auto"/>
        <w:left w:val="none" w:sz="0" w:space="0" w:color="auto"/>
        <w:bottom w:val="none" w:sz="0" w:space="0" w:color="auto"/>
        <w:right w:val="none" w:sz="0" w:space="0" w:color="auto"/>
      </w:divBdr>
    </w:div>
    <w:div w:id="2106882248">
      <w:bodyDiv w:val="1"/>
      <w:marLeft w:val="0"/>
      <w:marRight w:val="0"/>
      <w:marTop w:val="0"/>
      <w:marBottom w:val="0"/>
      <w:divBdr>
        <w:top w:val="none" w:sz="0" w:space="0" w:color="auto"/>
        <w:left w:val="none" w:sz="0" w:space="0" w:color="auto"/>
        <w:bottom w:val="none" w:sz="0" w:space="0" w:color="auto"/>
        <w:right w:val="none" w:sz="0" w:space="0" w:color="auto"/>
      </w:divBdr>
    </w:div>
    <w:div w:id="2109502614">
      <w:bodyDiv w:val="1"/>
      <w:marLeft w:val="0"/>
      <w:marRight w:val="0"/>
      <w:marTop w:val="0"/>
      <w:marBottom w:val="0"/>
      <w:divBdr>
        <w:top w:val="none" w:sz="0" w:space="0" w:color="auto"/>
        <w:left w:val="none" w:sz="0" w:space="0" w:color="auto"/>
        <w:bottom w:val="none" w:sz="0" w:space="0" w:color="auto"/>
        <w:right w:val="none" w:sz="0" w:space="0" w:color="auto"/>
      </w:divBdr>
    </w:div>
    <w:div w:id="2118256727">
      <w:bodyDiv w:val="1"/>
      <w:marLeft w:val="0"/>
      <w:marRight w:val="0"/>
      <w:marTop w:val="0"/>
      <w:marBottom w:val="0"/>
      <w:divBdr>
        <w:top w:val="none" w:sz="0" w:space="0" w:color="auto"/>
        <w:left w:val="none" w:sz="0" w:space="0" w:color="auto"/>
        <w:bottom w:val="none" w:sz="0" w:space="0" w:color="auto"/>
        <w:right w:val="none" w:sz="0" w:space="0" w:color="auto"/>
      </w:divBdr>
    </w:div>
    <w:div w:id="2119374836">
      <w:bodyDiv w:val="1"/>
      <w:marLeft w:val="0"/>
      <w:marRight w:val="0"/>
      <w:marTop w:val="0"/>
      <w:marBottom w:val="0"/>
      <w:divBdr>
        <w:top w:val="none" w:sz="0" w:space="0" w:color="auto"/>
        <w:left w:val="none" w:sz="0" w:space="0" w:color="auto"/>
        <w:bottom w:val="none" w:sz="0" w:space="0" w:color="auto"/>
        <w:right w:val="none" w:sz="0" w:space="0" w:color="auto"/>
      </w:divBdr>
    </w:div>
    <w:div w:id="2119445340">
      <w:bodyDiv w:val="1"/>
      <w:marLeft w:val="0"/>
      <w:marRight w:val="0"/>
      <w:marTop w:val="0"/>
      <w:marBottom w:val="0"/>
      <w:divBdr>
        <w:top w:val="none" w:sz="0" w:space="0" w:color="auto"/>
        <w:left w:val="none" w:sz="0" w:space="0" w:color="auto"/>
        <w:bottom w:val="none" w:sz="0" w:space="0" w:color="auto"/>
        <w:right w:val="none" w:sz="0" w:space="0" w:color="auto"/>
      </w:divBdr>
    </w:div>
    <w:div w:id="2124574737">
      <w:bodyDiv w:val="1"/>
      <w:marLeft w:val="0"/>
      <w:marRight w:val="0"/>
      <w:marTop w:val="0"/>
      <w:marBottom w:val="0"/>
      <w:divBdr>
        <w:top w:val="none" w:sz="0" w:space="0" w:color="auto"/>
        <w:left w:val="none" w:sz="0" w:space="0" w:color="auto"/>
        <w:bottom w:val="none" w:sz="0" w:space="0" w:color="auto"/>
        <w:right w:val="none" w:sz="0" w:space="0" w:color="auto"/>
      </w:divBdr>
    </w:div>
    <w:div w:id="2126926179">
      <w:bodyDiv w:val="1"/>
      <w:marLeft w:val="0"/>
      <w:marRight w:val="0"/>
      <w:marTop w:val="0"/>
      <w:marBottom w:val="0"/>
      <w:divBdr>
        <w:top w:val="none" w:sz="0" w:space="0" w:color="auto"/>
        <w:left w:val="none" w:sz="0" w:space="0" w:color="auto"/>
        <w:bottom w:val="none" w:sz="0" w:space="0" w:color="auto"/>
        <w:right w:val="none" w:sz="0" w:space="0" w:color="auto"/>
      </w:divBdr>
    </w:div>
    <w:div w:id="2130780110">
      <w:bodyDiv w:val="1"/>
      <w:marLeft w:val="0"/>
      <w:marRight w:val="0"/>
      <w:marTop w:val="0"/>
      <w:marBottom w:val="0"/>
      <w:divBdr>
        <w:top w:val="none" w:sz="0" w:space="0" w:color="auto"/>
        <w:left w:val="none" w:sz="0" w:space="0" w:color="auto"/>
        <w:bottom w:val="none" w:sz="0" w:space="0" w:color="auto"/>
        <w:right w:val="none" w:sz="0" w:space="0" w:color="auto"/>
      </w:divBdr>
    </w:div>
    <w:div w:id="2132162437">
      <w:bodyDiv w:val="1"/>
      <w:marLeft w:val="0"/>
      <w:marRight w:val="0"/>
      <w:marTop w:val="0"/>
      <w:marBottom w:val="0"/>
      <w:divBdr>
        <w:top w:val="none" w:sz="0" w:space="0" w:color="auto"/>
        <w:left w:val="none" w:sz="0" w:space="0" w:color="auto"/>
        <w:bottom w:val="none" w:sz="0" w:space="0" w:color="auto"/>
        <w:right w:val="none" w:sz="0" w:space="0" w:color="auto"/>
      </w:divBdr>
    </w:div>
    <w:div w:id="2135783013">
      <w:bodyDiv w:val="1"/>
      <w:marLeft w:val="0"/>
      <w:marRight w:val="0"/>
      <w:marTop w:val="0"/>
      <w:marBottom w:val="0"/>
      <w:divBdr>
        <w:top w:val="none" w:sz="0" w:space="0" w:color="auto"/>
        <w:left w:val="none" w:sz="0" w:space="0" w:color="auto"/>
        <w:bottom w:val="none" w:sz="0" w:space="0" w:color="auto"/>
        <w:right w:val="none" w:sz="0" w:space="0" w:color="auto"/>
      </w:divBdr>
    </w:div>
    <w:div w:id="214041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afael1108/datasheet/tree/main/BrainTumorDat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138DAE-0494-41D0-A0C9-44FACE22BE20}">
  <we:reference id="f78a3046-9e99-4300-aa2b-5814002b01a2" version="1.55.1.0" store="EXCatalog" storeType="EXCatalog"/>
  <we:alternateReferences>
    <we:reference id="WA104382081" version="1.55.1.0" store="es-E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Bod17</b:Tag>
    <b:SourceType>Book</b:SourceType>
    <b:Guid>{46D73520-EC12-4C47-A2CB-D1D0A5EB92B9}</b:Guid>
    <b:Author>
      <b:Author>
        <b:NameList>
          <b:Person>
            <b:Last>Boden</b:Last>
            <b:First>Margaret</b:First>
            <b:Middle>A</b:Middle>
          </b:Person>
        </b:NameList>
      </b:Author>
    </b:Author>
    <b:Title>Inteligencia artificial</b:Title>
    <b:Year>2017</b:Year>
    <b:City>Madrid</b:City>
    <b:Publisher>Turner</b:Publisher>
    <b:RefOrder>5</b:RefOrder>
  </b:Source>
  <b:Source>
    <b:Tag>Yeu22</b:Tag>
    <b:SourceType>JournalArticle</b:SourceType>
    <b:Guid>{9DEE1E42-3032-4D1D-AAD6-612540E1E4AE}</b:Guid>
    <b:Title>Unified Focal loss: Generalising Dice and cross entropy-based losses to handle class imbalanced medical image segmentation</b:Title>
    <b:Year>2022</b:Year>
    <b:JournalName>Computerized Medical Imaging and Graphics</b:JournalName>
    <b:Pages>95</b:Pages>
    <b:Author>
      <b:Author>
        <b:NameList>
          <b:Person>
            <b:Last>Yeung</b:Last>
            <b:First>Michael</b:First>
          </b:Person>
          <b:Person>
            <b:Last>Sala</b:Last>
            <b:First>Evis</b:First>
          </b:Person>
          <b:Person>
            <b:Last>Schönlieb</b:Last>
            <b:First>Carola Bibiane</b:First>
          </b:Person>
          <b:Person>
            <b:Last>Rundo</b:Last>
            <b:First>Leonardo</b:First>
          </b:Person>
        </b:NameList>
      </b:Author>
    </b:Author>
    <b:DOI>https://doi.org/10.1016/j.compmedimag.2021.102026</b:DOI>
    <b:RefOrder>1</b:RefOrder>
  </b:Source>
  <b:Source>
    <b:Tag>Kri12</b:Tag>
    <b:SourceType>JournalArticle</b:SourceType>
    <b:Guid>{67DCF9FF-D79F-4BAC-8C7A-1D97B1D4E8C6}</b:Guid>
    <b:Author>
      <b:Author>
        <b:NameList>
          <b:Person>
            <b:Last>Krizhevsky</b:Last>
            <b:First>A.,</b:First>
            <b:Middle>Sutskever, I., Hinton</b:Middle>
          </b:Person>
        </b:NameList>
      </b:Author>
    </b:Author>
    <b:Title>Imagenet classification with deep convolutional neural network</b:Title>
    <b:JournalName>Advances in Neural Information Processing Systems</b:JournalName>
    <b:Year>2012</b:Year>
    <b:Pages>p. 1097-1105</b:Pages>
    <b:Publisher>Elsevier Ltd</b:Publisher>
    <b:RefOrder>2</b:RefOrder>
  </b:Source>
  <b:Source>
    <b:Tag>Sim14</b:Tag>
    <b:SourceType>JournalArticle</b:SourceType>
    <b:Guid>{DD2CFCA3-F511-46EC-A7E5-59A16A4B0786}</b:Guid>
    <b:Title>Very Deep Convolutional Networks for Large-Scale Image Recognition</b:Title>
    <b:Year>Sep. 2014</b:Year>
    <b:Author>
      <b:Author>
        <b:NameList>
          <b:Person>
            <b:Last>Simonyan</b:Last>
            <b:First>Karen</b:First>
          </b:Person>
          <b:Person>
            <b:Last>Zisserman</b:Last>
            <b:First>Andrew</b:First>
          </b:Person>
        </b:NameList>
      </b:Author>
    </b:Author>
    <b:URL>https://arxiv.org/abs/1409.1556</b:URL>
    <b:RefOrder>3</b:RefOrder>
  </b:Source>
  <b:Source>
    <b:Tag>Saj</b:Tag>
    <b:SourceType>JournalArticle</b:SourceType>
    <b:Guid>{3E44E929-8019-4FCC-99DE-1B55BE993B85}</b:Guid>
    <b:Author>
      <b:Author>
        <b:NameList>
          <b:Person>
            <b:Last>M.</b:Last>
            <b:First>Sajjad</b:First>
          </b:Person>
          <b:Person>
            <b:Last>S.</b:Last>
            <b:First>Khan</b:First>
          </b:Person>
          <b:Person>
            <b:Last>K.</b:Last>
            <b:First>Muhammad</b:First>
          </b:Person>
          <b:Person>
            <b:Last>W.</b:Last>
            <b:First>Wu</b:First>
          </b:Person>
          <b:Person>
            <b:Last>A.</b:Last>
            <b:First>Ullah</b:First>
          </b:Person>
          <b:Person>
            <b:Last>S. W.</b:Last>
            <b:First>Baik</b:First>
          </b:Person>
        </b:NameList>
      </b:Author>
    </b:Author>
    <b:Title>Multi-grade brain tumor classification using deep CNN with extensive data augmentation</b:Title>
    <b:JournalName>J Comput Sci</b:JournalName>
    <b:Year>2019</b:Year>
    <b:Volume>vol. 30</b:Volume>
    <b:DOI>10.1016/j.jocs.2018.12.003</b:DOI>
    <b:RefOrder>4</b:RefOrder>
  </b:Source>
  <b:Source>
    <b:Tag>Cue97</b:Tag>
    <b:SourceType>JournalArticle</b:SourceType>
    <b:Guid>{53D8F285-AEDC-4781-8357-D0A5C87972D7}</b:Guid>
    <b:Title>La génesis del uso de las radiaciones en la medicina</b:Title>
    <b:JournalName>Colombia Médica</b:JournalName>
    <b:Year>1997</b:Year>
    <b:Pages>34-41</b:Pages>
    <b:Volume>28</b:Volume>
    <b:Issue>1</b:Issue>
    <b:Author>
      <b:Author>
        <b:NameList>
          <b:Person>
            <b:Last>Cuenca</b:Last>
            <b:First>Roberto</b:First>
          </b:Person>
        </b:NameList>
      </b:Author>
    </b:Author>
    <b:RefOrder>14</b:RefOrder>
  </b:Source>
  <b:Source>
    <b:Tag>Exp08</b:Tag>
    <b:SourceType>JournalArticle</b:SourceType>
    <b:Guid>{3416DBFE-5864-475F-BFCB-26F4BB64173F}</b:Guid>
    <b:Author>
      <b:Author>
        <b:NameList>
          <b:Person>
            <b:Last>Expósito Gallardo</b:Last>
            <b:First>María</b:First>
            <b:Middle>del Carmen</b:Middle>
          </b:Person>
          <b:Person>
            <b:Last>Ávila Ávila</b:Last>
            <b:First>Rafael</b:First>
          </b:Person>
        </b:NameList>
      </b:Author>
    </b:Author>
    <b:Title>Aplicaciones de la inteligencia artificial en la Medicina: perspectivas y problemas</b:Title>
    <b:JournalName>Acimed</b:JournalName>
    <b:Year>2008</b:Year>
    <b:Pages>0-0</b:Pages>
    <b:Volume>17</b:Volume>
    <b:Issue>5</b:Issue>
    <b:RefOrder>7</b:RefOrder>
  </b:Source>
  <b:Source>
    <b:Tag>Raj21</b:Tag>
    <b:SourceType>JournalArticle</b:SourceType>
    <b:Guid>{BA7A6D35-0184-4C81-B9C4-6845E7E75F56}</b:Guid>
    <b:Author>
      <b:Author>
        <b:NameList>
          <b:Person>
            <b:Last>Raja</b:Last>
            <b:First>Shanmugam,</b:First>
            <b:Middle>J</b:Middle>
          </b:Person>
          <b:Person>
            <b:Last>Pitchai</b:Last>
            <b:First>P</b:First>
          </b:Person>
          <b:Person>
            <b:Last>R</b:Last>
          </b:Person>
        </b:NameList>
      </b:Author>
    </b:Author>
    <b:Title>An automated early detection of glaucoma using support vector machine based visual geometry group 19 (VGG-19) convolutional neural network</b:Title>
    <b:JournalName>Wireless Personal Communications</b:JournalName>
    <b:Year>2021</b:Year>
    <b:Pages>523--534</b:Pages>
    <b:Volume>118</b:Volume>
    <b:RefOrder>12</b:RefOrder>
  </b:Source>
  <b:Source>
    <b:Tag>Sar22</b:Tag>
    <b:SourceType>JournalArticle</b:SourceType>
    <b:Guid>{1E347BDE-95D7-4153-9F27-B8D190504C52}</b:Guid>
    <b:Title>Convolutional neural networks in medical image understanding: a survey</b:Title>
    <b:JournalName>Evolutionary intelligence</b:JournalName>
    <b:Year>2022</b:Year>
    <b:Pages>1--22</b:Pages>
    <b:Volume>15</b:Volume>
    <b:Issue>1</b:Issue>
    <b:Author>
      <b:Author>
        <b:NameList>
          <b:Person>
            <b:Last>Sarvamangala</b:Last>
            <b:First>Kulkarni,</b:First>
            <b:Middle>DR</b:Middle>
          </b:Person>
          <b:Person>
            <b:Last>V</b:Last>
            <b:First>Raghavendra</b:First>
          </b:Person>
        </b:NameList>
      </b:Author>
    </b:Author>
    <b:RefOrder>8</b:RefOrder>
  </b:Source>
  <b:Source>
    <b:Tag>Sar221</b:Tag>
    <b:SourceType>JournalArticle</b:SourceType>
    <b:Guid>{66179B52-BB61-4F81-A66F-22E1BE534BD7}</b:Guid>
    <b:Author>
      <b:Author>
        <b:NameList>
          <b:Person>
            <b:Last>Sarvamangala</b:Last>
            <b:First>DR</b:First>
          </b:Person>
          <b:Person>
            <b:Last>Kulkarni</b:Last>
            <b:First>Raghavendra</b:First>
            <b:Middle>V</b:Middle>
          </b:Person>
        </b:NameList>
      </b:Author>
    </b:Author>
    <b:Title>Convolutional neural networks in medical image understanding: a survey</b:Title>
    <b:JournalName>Evolutionary intelligence</b:JournalName>
    <b:Year>2022</b:Year>
    <b:Pages>1-22</b:Pages>
    <b:Volume>15</b:Volume>
    <b:Issue>1</b:Issue>
    <b:RefOrder>10</b:RefOrder>
  </b:Source>
  <b:Source>
    <b:Tag>Olg15</b:Tag>
    <b:SourceType>ElectronicSource</b:SourceType>
    <b:Guid>{DEE0BE01-E815-4A3D-A16E-8837AB62B7EF}</b:Guid>
    <b:Title>Desafío de reconocimiento visual a gran escala de ImageNet.</b:Title>
    <b:Year>2015</b:Year>
    <b:Publisher>IJCV</b:Publishe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RefOrder>11</b:RefOrder>
  </b:Source>
  <b:Source>
    <b:Tag>Sha23</b:Tag>
    <b:SourceType>JournalArticle</b:SourceType>
    <b:Guid>{793C899A-E96E-43B6-9251-82AE5913BD01}</b:Guid>
    <b:Title>Comparing Inception V3, VGG 16, VGG 19, CNN, and ResNet 50: A Case Study on Early Detection of a Rice Disease</b:Title>
    <b:Year>2023</b:Year>
    <b:Author>
      <b:Author>
        <b:NameList>
          <b:Person>
            <b:Last>Shah</b:Last>
            <b:First>Syed</b:First>
            <b:Middle>Rehan</b:Middle>
          </b:Person>
          <b:Person>
            <b:Last>Qadri</b:Last>
            <b:First>Salman</b:First>
          </b:Person>
          <b:Person>
            <b:Last>Bibi</b:Last>
            <b:First>Hadia</b:First>
          </b:Person>
          <b:Person>
            <b:Last>Shah</b:Last>
            <b:First>Syed</b:First>
            <b:Middle>Muhammad Waqas</b:Middle>
          </b:Person>
          <b:Person>
            <b:Last>Sharif</b:Last>
            <b:First>Muhammad</b:First>
            <b:Middle>Imran</b:Middle>
          </b:Person>
          <b:Person>
            <b:Last>Marinello</b:Last>
            <b:First>Francesco</b:First>
          </b:Person>
        </b:NameList>
      </b:Author>
    </b:Author>
    <b:JournalName>Agronomy</b:JournalName>
    <b:Pages>1633</b:Pages>
    <b:Volume>13</b:Volume>
    <b:Issue>6</b:Issue>
    <b:RefOrder>13</b:RefOrder>
  </b:Source>
  <b:Source>
    <b:Tag>Vil95</b:Tag>
    <b:SourceType>JournalArticle</b:SourceType>
    <b:Guid>{77ED375E-A3F4-4829-B709-8FA0A55C07C1}</b:Guid>
    <b:Author>
      <b:Author>
        <b:NameList>
          <b:Person>
            <b:Last>Villafuerte</b:Last>
            <b:First>Mercedes</b:First>
            <b:Middle>Rodríguez</b:Middle>
          </b:Person>
          <b:Person>
            <b:Last>Martínez-Dávalos</b:Last>
            <b:First>Arnulfo</b:First>
          </b:Person>
        </b:NameList>
      </b:Author>
    </b:Author>
    <b:Title>El uso de los rayos X en la medicina</b:Title>
    <b:JournalName>Boletín de la Sociedad Mexicana de Física</b:JournalName>
    <b:Year>1995</b:Year>
    <b:Pages>213-218</b:Pages>
    <b:Volume>9</b:Volume>
    <b:Issue>4</b:Issue>
    <b:RefOrder>15</b:RefOrder>
  </b:Source>
  <b:Source>
    <b:Tag>Alc02</b:Tag>
    <b:SourceType>JournalArticle</b:SourceType>
    <b:Guid>{D80B8DB2-531D-441D-8751-DA1E717E313A}</b:Guid>
    <b:Author>
      <b:Author>
        <b:NameList>
          <b:Person>
            <b:Last>Alcaraz Baños</b:Last>
            <b:First>M</b:First>
          </b:Person>
          <b:Person>
            <b:Last>Gómez Moraga</b:Last>
            <b:First>A</b:First>
          </b:Person>
          <b:Person>
            <b:Last>Dato Gómez</b:Last>
            <b:First>MJ</b:First>
          </b:Person>
          <b:Person>
            <b:Last>Navarro</b:Last>
            <b:First>JL</b:First>
          </b:Person>
          <b:Person>
            <b:Last>Canteras Jornada</b:Last>
            <b:First>M</b:First>
          </b:Person>
        </b:NameList>
      </b:Author>
    </b:Author>
    <b:Title>Efecto genotóxico inducido por la exposición a rayos X durante exploraciones complejas de radiodiagnóstico médico</b:Title>
    <b:JournalName>Oncología (Barc.)</b:JournalName>
    <b:Year>2002</b:Year>
    <b:Pages>159-168</b:Pages>
    <b:RefOrder>16</b:RefOrder>
  </b:Source>
  <b:Source>
    <b:Tag>Lug14</b:Tag>
    <b:SourceType>JournalArticle</b:SourceType>
    <b:Guid>{FB22845F-D564-40C1-B6F0-15F9430A9F99}</b:Guid>
    <b:Author>
      <b:Author>
        <b:NameList>
          <b:Person>
            <b:Last>Lugo-Reyes</b:Last>
            <b:First>Saúl</b:First>
            <b:Middle>Oswaldo</b:Middle>
          </b:Person>
          <b:Person>
            <b:Last>Maldonado-Colín</b:Last>
            <b:First>Guadalupe</b:First>
          </b:Person>
          <b:Person>
            <b:Last>Murata</b:Last>
            <b:First>Chiharu</b:First>
          </b:Person>
        </b:NameList>
      </b:Author>
    </b:Author>
    <b:Title>Inteligencia artificial para asistir el diagnóstico clínico en medicina</b:Title>
    <b:JournalName>Revista Alergia México</b:JournalName>
    <b:Year>2014</b:Year>
    <b:Pages>110-120</b:Pages>
    <b:Volume>61</b:Volume>
    <b:Issue>2</b:Issue>
    <b:RefOrder>9</b:RefOrder>
  </b:Source>
  <b:Source>
    <b:Tag>AMT50</b:Tag>
    <b:SourceType>JournalArticle</b:SourceType>
    <b:Guid>{F3EE95C3-B00D-49F6-A456-237B53DB6E8C}</b:Guid>
    <b:Title>Computing Machinery and Intelligence</b:Title>
    <b:JournalName>Mind 49</b:JournalName>
    <b:Year>1950</b:Year>
    <b:Pages>433-460</b:Pages>
    <b:Author>
      <b:Author>
        <b:NameList>
          <b:Person>
            <b:Last>Turing</b:Last>
            <b:First>A.</b:First>
            <b:Middle>M.</b:Middle>
          </b:Person>
        </b:NameList>
      </b:Author>
    </b:Author>
    <b:RefOrder>6</b:RefOrder>
  </b:Source>
  <b:Source>
    <b:Tag>Haq23</b:Tag>
    <b:SourceType>JournalArticle</b:SourceType>
    <b:Guid>{B37DF60E-450D-4C58-B519-D68AC65D13F2}</b:Guid>
    <b:Author>
      <b:Author>
        <b:NameList>
          <b:Person>
            <b:Last>Haq</b:Last>
            <b:First>Ejaz</b:First>
            <b:Middle>Ul</b:Middle>
          </b:Person>
          <b:Person>
            <b:Last>Jianjun</b:Last>
            <b:First>Huang</b:First>
          </b:Person>
          <b:Person>
            <b:Last>Li</b:Last>
            <b:First>Kang</b:First>
          </b:Person>
          <b:Person>
            <b:Last>Haq</b:Last>
            <b:First>Hafeez</b:First>
            <b:Middle>Ul</b:Middle>
          </b:Person>
          <b:Person>
            <b:Last>Zhang</b:Last>
            <b:First>Tijiang</b:First>
          </b:Person>
        </b:NameList>
      </b:Author>
    </b:Author>
    <b:Title>An MRI-based deep learning approach for efficient classification of brain tumors</b:Title>
    <b:JournalName>Journal of Ambient Intelligence and Humanized Computing</b:JournalName>
    <b:Year>2023</b:Year>
    <b:Pages>6697–6718</b:Pages>
    <b:Volume>14</b:Volume>
    <b:Issue>6</b:Issue>
    <b:RefOrder>17</b:RefOrder>
  </b:Source>
  <b:Source>
    <b:SourceType>JournalArticle</b:SourceType>
    <b:Title>A scoping review of transfer learning research on medical image analysis using
            ImageNet</b:Title>
    <b:Year>2021</b:Year>
    <b:StandardNumber>18790534</b:StandardNumber>
    <b:JournalName>Computers in Biology and Medicine</b:JournalName>
    <b:Volume>128</b:Volume>
    <b:Author>
      <b:Author>
        <b:NameList>
          <b:Person>
            <b:First>Mohammad Amin</b:First>
            <b:Last>Morid</b:Last>
          </b:Person>
          <b:Person>
            <b:First>Alireza</b:First>
            <b:Last>Borjali</b:Last>
          </b:Person>
          <b:Person>
            <b:First>Guilherme</b:First>
            <b:Last>Del Fiol</b:Last>
          </b:Person>
        </b:NameList>
      </b:Author>
    </b:Author>
    <b:Tag>ascop</b:Tag>
    <b:Guid>{0A6373C1-463C-4B2F-99C3-E361457B2ED3}</b:Guid>
    <b:RefOrder>18</b:RefOrder>
  </b:Source>
  <b:Source>
    <b:SourceType>JournalArticle</b:SourceType>
    <b:Title>“Imagenet classification with deep convolutional neural network”, in Advances in
            Neural Information Processing Systems, p. 1097-1105.</b:Title>
    <b:Year>2012</b:Year>
    <b:JournalName>Elsevier Ltd</b:JournalName>
    <b:Author>
      <b:Author>
        <b:NameList>
          <b:Person>
            <b:First>Hinton</b:First>
            <b:Last>Krizhevsky, A., Sutskever, I.</b:Last>
          </b:Person>
        </b:NameList>
      </b:Author>
    </b:Author>
    <b:Tag>imagenetcla</b:Tag>
    <b:Guid>{291CBF87-1311-4F6E-B433-806900DF3699}</b:Guid>
    <b:RefOrder>19</b:RefOrder>
  </b:Source>
  <b:Source>
    <b:SourceType>JournalArticle</b:SourceType>
    <b:Title>A Hybrid Convolutional Neural Network Model Based on Different Evolution for
            Medical Image Classification</b:Title>
    <b:Year>2022</b:Year>
    <b:StandardNumber>18160948</b:StandardNumber>
    <b:JournalName>Engineering Letters</b:JournalName>
    <b:Volume>30</b:Volume>
    <b:Issue>1</b:Issue>
    <b:Author>
      <b:Author>
        <b:NameList>
          <b:Person>
            <b:First>Yinyin</b:First>
            <b:Last>Hu</b:Last>
          </b:Person>
          <b:Person>
            <b:First>Xiaoxia</b:First>
            <b:Last>Zhang</b:Last>
          </b:Person>
          <b:Person>
            <b:First>Jiao</b:First>
            <b:Last>Yang</b:Last>
          </b:Person>
          <b:Person>
            <b:First>Shuai</b:First>
            <b:Last>Fu</b:Last>
          </b:Person>
        </b:NameList>
      </b:Author>
    </b:Author>
    <b:Tag>ahybridc</b:Tag>
    <b:Guid>{84609F48-77BC-4597-A960-DE8A831A3365}</b:Guid>
    <b:RefOrder>20</b:RefOrder>
  </b:Source>
  <b:Source>
    <b:SourceType>JournalArticle</b:SourceType>
    <b:Title>An extended machine learning technique for polycystic ovary syndrome detection</b:Title>
    <b:Year>2022</b:Year>
    <b:StandardNumber>20452322</b:StandardNumber>
    <b:JournalName>Scientific Reports</b:JournalName>
    <b:Volume>12</b:Volume>
    <b:Issue>1</b:Issue>
    <b:Author>
      <b:Author>
        <b:NameList>
          <b:Person>
            <b:First>Sayma Alam</b:First>
            <b:Last>Suha</b:Last>
          </b:Person>
          <b:Person>
            <b:First>Muhammad Nazrul</b:First>
            <b:Last>Islam</b:Last>
          </b:Person>
        </b:NameList>
      </b:Author>
    </b:Author>
    <b:Tag>Suh22</b:Tag>
    <b:Guid>{B4F4B277-C5CA-46FA-A1B0-0C05163EDA4D}</b:Guid>
    <b:RefOrder>21</b:RefOrder>
  </b:Source>
  <b:Source>
    <b:SourceType>JournalArticle</b:SourceType>
    <b:Title>Accurate Sensing of Insulator Surface Contamination Using Customized Convolutional</b:Title>
    <b:Year>2023</b:Year>
    <b:StandardNumber>24751472</b:StandardNumber>
    <b:JournalName>IEEE Sensors Letters</b:JournalName>
    <b:Volume>7</b:Volume>
    <b:Issue>1</b:Issue>
    <b:Author>
      <b:Author>
        <b:NameList>
          <b:Person>
            <b:First>Sayanjit Singha</b:First>
            <b:Last>Roy</b:Last>
          </b:Person>
          <b:Person>
            <b:First>Ashish</b:First>
            <b:Last>Paramane</b:Last>
          </b:Person>
          <b:Person>
            <b:First>Jiwanjot</b:First>
            <b:Last>Singh</b:Last>
          </b:Person>
          <b:Person>
            <b:First>Soumya</b:First>
            <b:Last>Chatterjee</b:Last>
          </b:Person>
          <b:Person>
            <b:First>Arup Kumar</b:First>
            <b:Last>Das</b:Last>
          </b:Person>
        </b:NameList>
      </b:Author>
    </b:Author>
    <b:Tag>Roy23</b:Tag>
    <b:Guid>{F2AB9ADE-CE66-4E16-9AA5-3C7F974F9B0C}</b:Guid>
    <b:RefOrder>22</b:RefOrder>
  </b:Source>
  <b:Source>
    <b:SourceType>JournalArticle</b:SourceType>
    <b:Title>Classification of Tumor in Brain MR Images Using Deep Convolutional Neural Network</b:Title>
    <b:Year>2023</b:Year>
    <b:StandardNumber>22279717</b:StandardNumber>
    <b:JournalName>Processes</b:JournalName>
    <b:Volume>11</b:Volume>
    <b:Issue>3</b:Issue>
    <b:Author>
      <b:Author>
        <b:NameList>
          <b:Person>
            <b:First>Prince Priya</b:First>
            <b:Last>Malla</b:Last>
          </b:Person>
          <b:Person>
            <b:First>Sudhakar</b:First>
            <b:Last>Sahu</b:Last>
          </b:Person>
          <b:Person>
            <b:First>Ahmed I.</b:First>
            <b:Last>Alutaibi</b:Last>
          </b:Person>
        </b:NameList>
      </b:Author>
    </b:Author>
    <b:Tag>Mal23</b:Tag>
    <b:Guid>{12A5CA56-64C3-485E-A14B-4CC3189FF8D0}</b:Guid>
    <b:RefOrder>23</b:RefOrder>
  </b:Source>
  <b:Source>
    <b:SourceType>JournalArticle</b:SourceType>
    <b:Title>Convolutional variational autoencoder-based feature learning for automatic tea</b:Title>
    <b:Year>2022</b:Year>
    <b:StandardNumber>22131248</b:StandardNumber>
    <b:JournalName>Journal of King Saud University - Computer and Information Sciences</b:JournalName>
    <b:Volume>34</b:Volume>
    <b:Issue>6</b:Issue>
    <b:Author>
      <b:Author>
        <b:NameList>
          <b:Person>
            <b:First>Vicky</b:First>
            <b:Last>Zilvan</b:Last>
          </b:Person>
          <b:Person>
            <b:First>Ade</b:First>
            <b:Last>Ramdan</b:Last>
          </b:Person>
          <b:Person>
            <b:First>Ana</b:First>
            <b:Last>Heryana</b:Last>
          </b:Person>
          <b:Person>
            <b:First>Dikdik</b:First>
            <b:Last>Krisnandi</b:Last>
          </b:Person>
          <b:Person>
            <b:First>Endang</b:First>
            <b:Last>Suryawati</b:Last>
          </b:Person>
          <b:Person>
            <b:First>R. Sandra</b:First>
            <b:Last>Yuwana</b:Last>
          </b:Person>
          <b:Person>
            <b:First>R. Budiarianto S.</b:First>
            <b:Last>Kusumo</b:Last>
          </b:Person>
          <b:Person>
            <b:First>Hilman F.</b:First>
            <b:Last>Pardede</b:Last>
          </b:Person>
        </b:NameList>
      </b:Author>
    </b:Author>
    <b:Tag>Zil22</b:Tag>
    <b:Guid>{EF929E98-19B2-4FDD-8431-1A9CF6F35586}</b:Guid>
    <b:RefOrder>24</b:RefOrder>
  </b:Source>
  <b:Source>
    <b:SourceType>JournalArticle</b:SourceType>
    <b:Title>EFFECTIVENESS OF LEARNING RATE IN DEMENTIA SEVERITY PREDICTION USING VGG16</b:Title>
    <b:Year>2023</b:Year>
    <b:StandardNumber>1016-2372</b:StandardNumber>
    <b:JournalName>Biomedical Engineering: Applications, Basis and Communications</b:JournalName>
    <b:Volume>35</b:Volume>
    <b:Issue>03</b:Issue>
    <b:Author>
      <b:Author>
        <b:NameList>
          <b:Person>
            <b:First>Farhad Abedinzadeh</b:First>
            <b:Last>Torghabeh</b:Last>
          </b:Person>
          <b:Person>
            <b:First>Yeganeh</b:First>
            <b:Last>Modaresnia</b:Last>
          </b:Person>
          <b:Person>
            <b:First>Mohammad Mahdi</b:First>
            <b:Last>Khalilzadeh</b:Last>
          </b:Person>
        </b:NameList>
      </b:Author>
    </b:Author>
    <b:Tag>Tor23</b:Tag>
    <b:Guid>{7658092A-BD5F-4D84-B344-20254BFAF822}</b:Guid>
    <b:RefOrder>25</b:RefOrder>
  </b:Source>
  <b:Source>
    <b:SourceType>JournalArticle</b:SourceType>
    <b:Title>Evaluation of deep learning approaches for optical character recognition in Urdu</b:Title>
    <b:Year>2022</b:Year>
    <b:StandardNumber>0254-7821</b:StandardNumber>
    <b:JournalName>Mehran University Research Journal of Engineering and Technology</b:JournalName>
    <b:Volume>41</b:Volume>
    <b:Issue>4</b:Issue>
    <b:Author>
      <b:Author>
        <b:NameList>
          <b:Person>
            <b:First>Mehak</b:First>
            <b:Last>Riaz</b:Last>
          </b:Person>
          <b:Person>
            <b:First>Syed Muhammad Ghazanfar</b:First>
            <b:Last>Monir</b:Last>
          </b:Person>
          <b:Person>
            <b:First>Rija</b:First>
            <b:Last>Hasan</b:Last>
          </b:Person>
        </b:NameList>
      </b:Author>
    </b:Author>
    <b:Tag>Ria22</b:Tag>
    <b:Guid>{DD1AB3CF-59A1-4298-88FB-9F9D0A3E98BE}</b:Guid>
    <b:RefOrder>26</b:RefOrder>
  </b:Source>
  <b:Source>
    <b:SourceType>JournalArticle</b:SourceType>
    <b:Title>First trial and evaluation of anatomical structure segmentations in 3D CT images</b:Title>
    <b:Year>2016</b:Year>
    <b:StandardNumber>1880-4977</b:StandardNumber>
    <b:JournalName>Medical Imaging and Information Sciences</b:JournalName>
    <b:Volume>33</b:Volume>
    <b:Issue>3</b:Issue>
    <b:Author>
      <b:Author>
        <b:NameList>
          <b:Person>
            <b:First>Xiangrong</b:First>
            <b:Last>Zhou</b:Last>
          </b:Person>
          <b:Person>
            <b:First>Takaaki</b:First>
            <b:Last>Ito</b:Last>
          </b:Person>
          <b:Person>
            <b:First>Ryosuke</b:First>
            <b:Last>Takayama</b:Last>
          </b:Person>
          <b:Person>
            <b:First>Song</b:First>
            <b:Last>Wang</b:Last>
          </b:Person>
          <b:Person>
            <b:First>Takeshi</b:First>
            <b:Last>Hara</b:Last>
          </b:Person>
          <b:Person>
            <b:First>Hiroshi</b:First>
            <b:Last>Fujita</b:Last>
          </b:Person>
        </b:NameList>
      </b:Author>
    </b:Author>
    <b:Tag>Zho16</b:Tag>
    <b:Guid>{E56FB002-DDB3-4C21-AEBC-E0F604E0A028}</b:Guid>
    <b:RefOrder>27</b:RefOrder>
  </b:Source>
  <b:Source>
    <b:SourceType>JournalArticle</b:SourceType>
    <b:Title>Follicle Prediction for Polycystic Ovary Syndrome Diagnosis from Ovarian Ultrasound</b:Title>
    <b:Year>2023</b:Year>
    <b:JournalName>Proceedings of the 17th INDIACom; 2023 10th International Conference on</b:JournalName>
    <b:Author>
      <b:Author>
        <b:NameList>
          <b:Person>
            <b:First>Shikha</b:First>
            <b:Last>Prasher</b:Last>
          </b:Person>
          <b:Person>
            <b:First>Leema</b:First>
            <b:Last>Nelson</b:Last>
          </b:Person>
        </b:NameList>
      </b:Author>
    </b:Author>
    <b:Tag>Pra23</b:Tag>
    <b:Guid>{915163FA-DE80-4D8F-BACA-09C5F4076F79}</b:Guid>
    <b:RefOrder>28</b:RefOrder>
  </b:Source>
  <b:Source>
    <b:SourceType>JournalArticle</b:SourceType>
    <b:Title>Identification of winter wheat pests and diseases based on improved convolutional</b:Title>
    <b:Year>2023</b:Year>
    <b:StandardNumber>23915412</b:StandardNumber>
    <b:JournalName>Open Life Sciences</b:JournalName>
    <b:Volume>18</b:Volume>
    <b:Issue>1</b:Issue>
    <b:Author>
      <b:Author>
        <b:NameList>
          <b:Person>
            <b:First>Jianbin</b:First>
            <b:Last>Yao</b:Last>
          </b:Person>
          <b:Person>
            <b:First>Jianhua</b:First>
            <b:Last>Liu</b:Last>
          </b:Person>
          <b:Person>
            <b:First>Yingna</b:First>
            <b:Last>Zhang</b:Last>
          </b:Person>
          <b:Person>
            <b:First>Hansheng</b:First>
            <b:Last>Wang</b:Last>
          </b:Person>
        </b:NameList>
      </b:Author>
    </b:Author>
    <b:Tag>Yao23</b:Tag>
    <b:Guid>{2AB9D1FB-5B0E-416A-BBF1-C77FCDD25904}</b:Guid>
    <b:RefOrder>29</b:RefOrder>
  </b:Source>
  <b:Source>
    <b:SourceType>JournalArticle</b:SourceType>
    <b:Title>Image Classification for Pneumonia and the Normal Based on Convolutional Neural</b:Title>
    <b:Year>2023</b:Year>
    <b:JournalName>2023 IEEE 2nd International Conference on Electrical Engineering, Big Data</b:JournalName>
    <b:Author>
      <b:Author>
        <b:NameList>
          <b:Person>
            <b:First>Zhang</b:First>
            <b:Last>Rui</b:Last>
          </b:Person>
          <b:Person>
            <b:First>Cao</b:First>
            <b:Last>Ying</b:Last>
          </b:Person>
          <b:Person>
            <b:First>Wang</b:First>
            <b:Last>Fangzhe</b:Last>
          </b:Person>
          <b:Person>
            <b:First>Bao</b:First>
            <b:Last>Xintong</b:Last>
          </b:Person>
          <b:Person>
            <b:First>Teoh Teik</b:First>
            <b:Last>Toe</b:Last>
          </b:Person>
        </b:NameList>
      </b:Author>
    </b:Author>
    <b:Tag>Rui23</b:Tag>
    <b:Guid>{60663BE3-FFCF-4762-AA20-85E7ED3956D9}</b:Guid>
    <b:RefOrder>30</b:RefOrder>
  </b:Source>
  <b:Source>
    <b:SourceType>JournalArticle</b:SourceType>
    <b:Title>Machine Vision and Convolutional Neural Networks for Tool Wear Identification and</b:Title>
    <b:Year>2022</b:Year>
    <b:StandardNumber>18761119</b:StandardNumber>
    <b:JournalName>Lecture Notes in Electrical Engineering</b:JournalName>
    <b:Volume>730</b:Volume>
    <b:Author>
      <b:Author>
        <b:NameList>
          <b:Person>
            <b:First>Tiyamike</b:First>
            <b:Last>Banda</b:Last>
          </b:Person>
          <b:Person>
            <b:First>Bryan Yeoh Wei</b:First>
            <b:Last>Jie</b:Last>
          </b:Person>
          <b:Person>
            <b:First>Ali Akhavan</b:First>
            <b:Last>Farid</b:Last>
          </b:Person>
          <b:Person>
            <b:First>Chin Seong</b:First>
            <b:Last>Lim</b:Last>
          </b:Person>
        </b:NameList>
      </b:Author>
    </b:Author>
    <b:Tag>Ban22</b:Tag>
    <b:Guid>{33FECD16-2DCA-47F7-93A2-650B5A49CB69}</b:Guid>
    <b:RefOrder>31</b:RefOrder>
  </b:Source>
  <b:Source>
    <b:SourceType>JournalArticle</b:SourceType>
    <b:Title>Multi-grade brain tumor classification using deep CNN with extensive data</b:Title>
    <b:Year>2019</b:Year>
    <b:StandardNumber>18777503</b:StandardNumber>
    <b:JournalName>Journal of Computational Science</b:JournalName>
    <b:Volume>30</b:Volume>
    <b:Author>
      <b:Author>
        <b:NameList>
          <b:Person>
            <b:First>Muhammad</b:First>
            <b:Last>Sajjad</b:Last>
          </b:Person>
          <b:Person>
            <b:First>Salman</b:First>
            <b:Last>Khan</b:Last>
          </b:Person>
          <b:Person>
            <b:First>Khan</b:First>
            <b:Last>Muhammad</b:Last>
          </b:Person>
          <b:Person>
            <b:First>Wanqing</b:First>
            <b:Last>Wu</b:Last>
          </b:Person>
          <b:Person>
            <b:First>Amin</b:First>
            <b:Last>Ullah</b:Last>
          </b:Person>
          <b:Person>
            <b:First>Sung Wook</b:First>
            <b:Last>Baik</b:Last>
          </b:Person>
        </b:NameList>
      </b:Author>
    </b:Author>
    <b:Tag>Saj19</b:Tag>
    <b:Guid>{1BFCD852-432A-4FB3-B710-50EAC38CD432}</b:Guid>
    <b:RefOrder>32</b:RefOrder>
  </b:Source>
  <b:Source>
    <b:SourceType>JournalArticle</b:SourceType>
    <b:Title>Open Sourcing a Deep Learning Solution for Detecting NSFW Images</b:Title>
    <b:Year>2016</b:Year>
    <b:JournalName>Yahoo Engineering</b:JournalName>
    <b:Volume>24</b:Volume>
    <b:Author>
      <b:Author>
        <b:NameList>
          <b:Person>
            <b:First>Jay</b:First>
            <b:Last>Mahadeokar</b:Last>
          </b:Person>
          <b:Person>
            <b:First>Gerry</b:First>
            <b:Last>Pesavento</b:Last>
          </b:Person>
        </b:NameList>
      </b:Author>
    </b:Author>
    <b:Tag>Mah16</b:Tag>
    <b:Guid>{17F364B1-1C82-4E2D-81E6-DD2CE5CF01F6}</b:Guid>
    <b:RefOrder>33</b:RefOrder>
  </b:Source>
  <b:Source>
    <b:SourceType>JournalArticle</b:SourceType>
    <b:Title>Performance Evaluation of Pre-Trained Convolutional Neural Network Model for Skin</b:Title>
    <b:Year>2022</b:Year>
    <b:StandardNumber>2086-9398</b:StandardNumber>
    <b:JournalName>JUITA: Jurnal Informatika</b:JournalName>
    <b:Volume>10</b:Volume>
    <b:Issue>1</b:Issue>
    <b:Author>
      <b:Author>
        <b:NameList>
          <b:Person>
            <b:First>Afandi Nur Aziz</b:First>
            <b:Last>Thohari</b:Last>
          </b:Person>
          <b:Person>
            <b:First>Liliek</b:First>
            <b:Last>Triyono</b:Last>
          </b:Person>
          <b:Person>
            <b:First>Idhawati</b:First>
            <b:Last>Hestiningsih</b:Last>
          </b:Person>
          <b:Person>
            <b:First>Budi</b:First>
            <b:Last>Suyanto</b:Last>
          </b:Person>
          <b:Person>
            <b:First>Amran</b:First>
            <b:Last>Yobioktobera</b:Last>
          </b:Person>
        </b:NameList>
      </b:Author>
    </b:Author>
    <b:Tag>Tho22</b:Tag>
    <b:Guid>{677D603C-74E5-4D09-A32A-D92DD2FD77BD}</b:Guid>
    <b:RefOrder>34</b:RefOrder>
  </b:Source>
  <b:Source>
    <b:SourceType>JournalArticle</b:SourceType>
    <b:Title>SGooTY: A Scheme Combining the GoogLeNet-Tiny and YOLOv5-CBAM Models for Nüshu</b:Title>
    <b:Year>2023</b:Year>
    <b:StandardNumber>20799292</b:StandardNumber>
    <b:JournalName>Electronics</b:JournalName>
    <b:Volume>12</b:Volume>
    <b:Issue>13</b:Issue>
    <b:Author>
      <b:Author>
        <b:NameList>
          <b:Person>
            <b:First>Yan</b:First>
            <b:Last>Zhang</b:Last>
          </b:Person>
          <b:Person>
            <b:First>Liumei</b:First>
            <b:Last>Zhang</b:Last>
          </b:Person>
        </b:NameList>
      </b:Author>
    </b:Author>
    <b:Tag>Zha23</b:Tag>
    <b:Guid>{EA050D09-A340-43AD-B6CC-FCB76E96B67B}</b:Guid>
    <b:RefOrder>35</b:RefOrder>
  </b:Source>
  <b:Source>
    <b:SourceType>JournalArticle</b:SourceType>
    <b:Title>SkinCancerNet: Automated Classification of Skin Lesion Using Deep Transfer Learning</b:Title>
    <b:Year>2023</b:Year>
    <b:StandardNumber>19585608</b:StandardNumber>
    <b:JournalName>Traitement du Signal</b:JournalName>
    <b:Volume>40</b:Volume>
    <b:Issue>1</b:Issue>
    <b:Author>
      <b:Author>
        <b:NameList>
          <b:Person>
            <b:First>Beyda</b:First>
            <b:Last>Taşar</b:Last>
          </b:Person>
        </b:NameList>
      </b:Author>
    </b:Author>
    <b:Tag>Taş23</b:Tag>
    <b:Guid>{CBF6F4F3-9B34-4075-BB22-AAC0F56441E3}</b:Guid>
    <b:RefOrder>36</b:RefOrder>
  </b:Source>
  <b:Source>
    <b:SourceType>JournalArticle</b:SourceType>
    <b:Title>Towards Brain Big Data Classification: Epileptic EEG Identification with a</b:Title>
    <b:Year>2018</b:Year>
    <b:StandardNumber>21693536</b:StandardNumber>
    <b:JournalName>IEEE Access</b:JournalName>
    <b:Volume>6</b:Volume>
    <b:Author>
      <b:Author>
        <b:NameList>
          <b:Person>
            <b:First>Hengjin</b:First>
            <b:Last>Ke</b:Last>
          </b:Person>
          <b:Person>
            <b:First>Dan</b:First>
            <b:Last>Chen</b:Last>
          </b:Person>
          <b:Person>
            <b:First>Xiaoli</b:First>
            <b:Last>Li</b:Last>
          </b:Person>
          <b:Person>
            <b:First>Yunbo</b:First>
            <b:Last>Tang</b:Last>
          </b:Person>
          <b:Person>
            <b:First>Tejal</b:First>
            <b:Last>Shah</b:Last>
          </b:Person>
          <b:Person>
            <b:First>Rajiv</b:First>
            <b:Last>Ranjan</b:Last>
          </b:Person>
        </b:NameList>
      </b:Author>
    </b:Author>
    <b:Tag>KeH18</b:Tag>
    <b:Guid>{A2A23CF1-054C-4722-B365-55BE17773038}</b:Guid>
    <b:RefOrder>37</b:RefOrder>
  </b:Source>
  <b:Source>
    <b:SourceType>JournalArticle</b:SourceType>
    <b:Title>Two-phase flow pattern online monitoring system based on convolutional neural</b:Title>
    <b:Year>2022</b:Year>
    <b:StandardNumber>2234358X</b:StandardNumber>
    <b:JournalName>Nuclear Engineering and Technology</b:JournalName>
    <b:Volume>54</b:Volume>
    <b:Issue>12</b:Issue>
    <b:Author>
      <b:Author>
        <b:NameList>
          <b:Person>
            <b:First>Hong</b:First>
            <b:Last>Xu</b:Last>
          </b:Person>
          <b:Person>
            <b:First>Tao</b:First>
            <b:Last>Tang</b:Last>
          </b:Person>
        </b:NameList>
      </b:Author>
    </b:Author>
    <b:Tag>XuH22</b:Tag>
    <b:Guid>{4692AE17-6277-4B02-B03E-702264A5AA21}</b:Guid>
    <b:RefOrder>38</b:RefOrder>
  </b:Source>
  <b:Source>
    <b:SourceType>JournalArticle</b:SourceType>
    <b:Title>Understanding of Convolutional Neural Network (CNN): A Review</b:Title>
    <b:Year>2022</b:Year>
    <b:StandardNumber>27752658</b:StandardNumber>
    <b:JournalName>International Journal of Robotics and Control Systems</b:JournalName>
    <b:Volume>2</b:Volume>
    <b:Issue>4</b:Issue>
    <b:Author>
      <b:Author>
        <b:NameList>
          <b:Person>
            <b:Last>Purwono</b:Last>
          </b:Person>
          <b:Person>
            <b:First>Alfian</b:First>
            <b:Last>Ma’arif</b:Last>
          </b:Person>
          <b:Person>
            <b:First>Wahyu</b:First>
            <b:Last>Rahmaniar</b:Last>
          </b:Person>
          <b:Person>
            <b:First>Haris Imam Karim</b:First>
            <b:Last>Fathurrahman</b:Last>
          </b:Person>
          <b:Person>
            <b:First>Aufaclav Zatu Kusuma</b:First>
            <b:Last>Frisky</b:Last>
          </b:Person>
          <b:Person>
            <b:First>Qazi Mazhar Ul</b:First>
            <b:Last>Haq</b:Last>
          </b:Person>
        </b:NameList>
      </b:Author>
    </b:Author>
    <b:Tag>Pur22</b:Tag>
    <b:Guid>{A1777717-C7A6-448A-B119-5A3E4930A175}</b:Guid>
    <b:RefOrder>39</b:RefOrder>
  </b:Source>
  <b:Source>
    <b:SourceType>JournalArticle</b:SourceType>
    <b:Title>Unified Focal loss: Generalising Dice and cross entropy-based losses to handle</b:Title>
    <b:Year>2022</b:Year>
    <b:StandardNumber>18790771</b:StandardNumber>
    <b:JournalName>Computerized Medical Imaging and Graphics</b:JournalName>
    <b:Volume>95</b:Volume>
    <b:Author>
      <b:Author>
        <b:NameList>
          <b:Person>
            <b:First>Michael</b:First>
            <b:Last>Yeung</b:Last>
          </b:Person>
          <b:Person>
            <b:First>Evis</b:First>
            <b:Last>Sala</b:Last>
          </b:Person>
          <b:Person>
            <b:First>Carola Bibiane</b:First>
            <b:Last>Schönlieb</b:Last>
          </b:Person>
          <b:Person>
            <b:First>Leonardo</b:First>
            <b:Last>Rundo</b:Last>
          </b:Person>
        </b:NameList>
      </b:Author>
    </b:Author>
    <b:Tag>Yeu222</b:Tag>
    <b:Guid>{59E70816-3C34-4283-B8E4-EBA378C4FFB1}</b:Guid>
    <b:RefOrder>40</b:RefOrder>
  </b:Source>
</b:Sources>
</file>

<file path=customXml/itemProps1.xml><?xml version="1.0" encoding="utf-8"?>
<ds:datastoreItem xmlns:ds="http://schemas.openxmlformats.org/officeDocument/2006/customXml" ds:itemID="{B103FB8B-9AD1-47C2-9C2C-CE8766EA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12</Pages>
  <Words>5799</Words>
  <Characters>31899</Characters>
  <Application>Microsoft Office Word</Application>
  <DocSecurity>0</DocSecurity>
  <Lines>265</Lines>
  <Paragraphs>75</Paragraphs>
  <ScaleCrop>false</ScaleCrop>
  <Company/>
  <LinksUpToDate>false</LinksUpToDate>
  <CharactersWithSpaces>37623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RAFAEL LARREA BUSTE</dc:creator>
  <cp:keywords/>
  <dc:description/>
  <cp:lastModifiedBy>EDWIN RAFAEL LARREA BUSTE</cp:lastModifiedBy>
  <cp:revision>72</cp:revision>
  <dcterms:created xsi:type="dcterms:W3CDTF">2023-08-13T15:01:00Z</dcterms:created>
  <dcterms:modified xsi:type="dcterms:W3CDTF">2023-08-22T04:02:00Z</dcterms:modified>
</cp:coreProperties>
</file>